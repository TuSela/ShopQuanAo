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both"/>
        <w:rPr>
          <w:vertAlign w:val="baseline"/>
        </w:rPr>
      </w:pPr>
      <w:bookmarkStart w:colFirst="0" w:colLast="0" w:name="_8fe7x8gbbpp8" w:id="0"/>
      <w:bookmarkEnd w:id="0"/>
      <w:r w:rsidDel="00000000" w:rsidR="00000000" w:rsidRPr="00000000">
        <w:rPr>
          <w:vertAlign w:val="baseline"/>
        </w:rPr>
        <w:drawing>
          <wp:inline distB="0" distT="0" distL="114300" distR="114300">
            <wp:extent cx="5639435" cy="964565"/>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39435" cy="9645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Rule="auto"/>
        <w:jc w:val="both"/>
        <w:rPr>
          <w:vertAlign w:val="baseline"/>
        </w:rPr>
      </w:pPr>
      <w:r w:rsidDel="00000000" w:rsidR="00000000" w:rsidRPr="00000000">
        <w:rPr>
          <w:rtl w:val="0"/>
        </w:rPr>
      </w:r>
    </w:p>
    <w:p w:rsidR="00000000" w:rsidDel="00000000" w:rsidP="00000000" w:rsidRDefault="00000000" w:rsidRPr="00000000" w14:paraId="00000003">
      <w:pPr>
        <w:spacing w:after="120" w:lineRule="auto"/>
        <w:jc w:val="both"/>
        <w:rPr>
          <w:vertAlign w:val="baseline"/>
        </w:rPr>
      </w:pPr>
      <w:r w:rsidDel="00000000" w:rsidR="00000000" w:rsidRPr="00000000">
        <w:rPr>
          <w:rtl w:val="0"/>
        </w:rPr>
      </w:r>
    </w:p>
    <w:p w:rsidR="00000000" w:rsidDel="00000000" w:rsidP="00000000" w:rsidRDefault="00000000" w:rsidRPr="00000000" w14:paraId="00000004">
      <w:pPr>
        <w:spacing w:after="120" w:lineRule="auto"/>
        <w:jc w:val="both"/>
        <w:rPr>
          <w:vertAlign w:val="baseline"/>
        </w:rPr>
      </w:pPr>
      <w:r w:rsidDel="00000000" w:rsidR="00000000" w:rsidRPr="00000000">
        <w:rPr>
          <w:rtl w:val="0"/>
        </w:rPr>
      </w:r>
    </w:p>
    <w:p w:rsidR="00000000" w:rsidDel="00000000" w:rsidP="00000000" w:rsidRDefault="00000000" w:rsidRPr="00000000" w14:paraId="00000005">
      <w:pPr>
        <w:spacing w:after="120" w:lineRule="auto"/>
        <w:jc w:val="both"/>
        <w:rPr>
          <w:vertAlign w:val="baseline"/>
        </w:rPr>
      </w:pPr>
      <w:r w:rsidDel="00000000" w:rsidR="00000000" w:rsidRPr="00000000">
        <w:rPr>
          <w:rtl w:val="0"/>
        </w:rPr>
      </w:r>
    </w:p>
    <w:p w:rsidR="00000000" w:rsidDel="00000000" w:rsidP="00000000" w:rsidRDefault="00000000" w:rsidRPr="00000000" w14:paraId="00000006">
      <w:pPr>
        <w:spacing w:after="120" w:lineRule="auto"/>
        <w:jc w:val="both"/>
        <w:rPr>
          <w:vertAlign w:val="baseline"/>
        </w:rPr>
      </w:pPr>
      <w:r w:rsidDel="00000000" w:rsidR="00000000" w:rsidRPr="00000000">
        <w:rPr>
          <w:rtl w:val="0"/>
        </w:rPr>
      </w:r>
    </w:p>
    <w:p w:rsidR="00000000" w:rsidDel="00000000" w:rsidP="00000000" w:rsidRDefault="00000000" w:rsidRPr="00000000" w14:paraId="00000007">
      <w:pPr>
        <w:spacing w:after="120" w:lineRule="auto"/>
        <w:jc w:val="both"/>
        <w:rPr>
          <w:vertAlign w:val="baseline"/>
        </w:rPr>
      </w:pPr>
      <w:bookmarkStart w:colFirst="0" w:colLast="0" w:name="_z0x1cppibrpa" w:id="1"/>
      <w:bookmarkEnd w:id="1"/>
      <w:r w:rsidDel="00000000" w:rsidR="00000000" w:rsidRPr="00000000">
        <w:rPr>
          <w:rtl w:val="0"/>
        </w:rPr>
      </w:r>
    </w:p>
    <w:p w:rsidR="00000000" w:rsidDel="00000000" w:rsidP="00000000" w:rsidRDefault="00000000" w:rsidRPr="00000000" w14:paraId="00000008">
      <w:pPr>
        <w:spacing w:after="120" w:lineRule="auto"/>
        <w:jc w:val="both"/>
        <w:rPr>
          <w:b w:val="0"/>
          <w:sz w:val="54"/>
          <w:szCs w:val="54"/>
          <w:vertAlign w:val="baseline"/>
        </w:rPr>
      </w:pPr>
      <w:r w:rsidDel="00000000" w:rsidR="00000000" w:rsidRPr="00000000">
        <w:rPr>
          <w:b w:val="1"/>
          <w:sz w:val="54"/>
          <w:szCs w:val="54"/>
          <w:vertAlign w:val="baseline"/>
          <w:rtl w:val="0"/>
        </w:rPr>
        <w:t xml:space="preserve">ĐỒ ÁN CÔNG NGHỆ WEB NÂNG CAO</w:t>
      </w:r>
      <w:r w:rsidDel="00000000" w:rsidR="00000000" w:rsidRPr="00000000">
        <w:rPr>
          <w:rtl w:val="0"/>
        </w:rPr>
      </w:r>
    </w:p>
    <w:p w:rsidR="00000000" w:rsidDel="00000000" w:rsidP="00000000" w:rsidRDefault="00000000" w:rsidRPr="00000000" w14:paraId="00000009">
      <w:pPr>
        <w:spacing w:after="120" w:lineRule="auto"/>
        <w:jc w:val="both"/>
        <w:rPr>
          <w:b w:val="0"/>
          <w:sz w:val="54"/>
          <w:szCs w:val="54"/>
          <w:vertAlign w:val="baseline"/>
        </w:rPr>
      </w:pPr>
      <w:r w:rsidDel="00000000" w:rsidR="00000000" w:rsidRPr="00000000">
        <w:rPr>
          <w:b w:val="1"/>
          <w:sz w:val="54"/>
          <w:szCs w:val="54"/>
          <w:vertAlign w:val="baseline"/>
          <w:rtl w:val="0"/>
        </w:rPr>
        <w:t xml:space="preserve">ĐỀ TÀI : ….</w:t>
      </w:r>
      <w:r w:rsidDel="00000000" w:rsidR="00000000" w:rsidRPr="00000000">
        <w:rPr>
          <w:rtl w:val="0"/>
        </w:rPr>
      </w:r>
    </w:p>
    <w:p w:rsidR="00000000" w:rsidDel="00000000" w:rsidP="00000000" w:rsidRDefault="00000000" w:rsidRPr="00000000" w14:paraId="0000000A">
      <w:pPr>
        <w:pStyle w:val="Title"/>
        <w:spacing w:after="120" w:before="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B">
      <w:pPr>
        <w:pStyle w:val="Title"/>
        <w:spacing w:after="120" w:before="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C">
      <w:pPr>
        <w:pStyle w:val="Title"/>
        <w:spacing w:after="120" w:before="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D">
      <w:pPr>
        <w:pStyle w:val="Heading2"/>
        <w:spacing w:after="120" w:before="0" w:lineRule="auto"/>
        <w:jc w:val="both"/>
        <w:rPr>
          <w:rFonts w:ascii="Times New Roman" w:cs="Times New Roman" w:eastAsia="Times New Roman" w:hAnsi="Times New Roman"/>
          <w:b w:val="0"/>
          <w:i w:val="0"/>
          <w:sz w:val="24"/>
          <w:szCs w:val="24"/>
          <w:vertAlign w:val="baseline"/>
        </w:rPr>
      </w:pPr>
      <w:r w:rsidDel="00000000" w:rsidR="00000000" w:rsidRPr="00000000">
        <w:rPr>
          <w:rtl w:val="0"/>
        </w:rPr>
      </w:r>
    </w:p>
    <w:p w:rsidR="00000000" w:rsidDel="00000000" w:rsidP="00000000" w:rsidRDefault="00000000" w:rsidRPr="00000000" w14:paraId="0000000E">
      <w:pPr>
        <w:spacing w:after="120" w:lineRule="auto"/>
        <w:jc w:val="both"/>
        <w:rPr>
          <w:vertAlign w:val="baseline"/>
        </w:rPr>
      </w:pPr>
      <w:r w:rsidDel="00000000" w:rsidR="00000000" w:rsidRPr="00000000">
        <w:rPr>
          <w:rtl w:val="0"/>
        </w:rPr>
      </w:r>
    </w:p>
    <w:p w:rsidR="00000000" w:rsidDel="00000000" w:rsidP="00000000" w:rsidRDefault="00000000" w:rsidRPr="00000000" w14:paraId="0000000F">
      <w:pPr>
        <w:spacing w:after="120" w:lineRule="auto"/>
        <w:jc w:val="both"/>
        <w:rPr>
          <w:vertAlign w:val="baseline"/>
        </w:rPr>
      </w:pPr>
      <w:r w:rsidDel="00000000" w:rsidR="00000000" w:rsidRPr="00000000">
        <w:rPr>
          <w:rtl w:val="0"/>
        </w:rPr>
      </w:r>
    </w:p>
    <w:tbl>
      <w:tblPr>
        <w:tblStyle w:val="Table1"/>
        <w:tblW w:w="6660.0" w:type="dxa"/>
        <w:jc w:val="center"/>
        <w:tblLayout w:type="fixed"/>
        <w:tblLook w:val="0000"/>
      </w:tblPr>
      <w:tblGrid>
        <w:gridCol w:w="2128"/>
        <w:gridCol w:w="4532"/>
        <w:tblGridChange w:id="0">
          <w:tblGrid>
            <w:gridCol w:w="2128"/>
            <w:gridCol w:w="4532"/>
          </w:tblGrid>
        </w:tblGridChange>
      </w:tblGrid>
      <w:tr>
        <w:trPr>
          <w:cantSplit w:val="1"/>
          <w:trHeight w:val="880" w:hRule="atLeast"/>
          <w:tblHeader w:val="0"/>
        </w:trPr>
        <w:tc>
          <w:tcPr>
            <w:gridSpan w:val="2"/>
            <w:vAlign w:val="center"/>
          </w:tcPr>
          <w:p w:rsidR="00000000" w:rsidDel="00000000" w:rsidP="00000000" w:rsidRDefault="00000000" w:rsidRPr="00000000" w14:paraId="00000010">
            <w:pPr>
              <w:spacing w:after="120" w:lineRule="auto"/>
              <w:jc w:val="both"/>
              <w:rPr>
                <w:b w:val="0"/>
                <w:sz w:val="36"/>
                <w:szCs w:val="36"/>
                <w:vertAlign w:val="baseline"/>
              </w:rPr>
            </w:pPr>
            <w:r w:rsidDel="00000000" w:rsidR="00000000" w:rsidRPr="00000000">
              <w:rPr>
                <w:b w:val="1"/>
                <w:sz w:val="36"/>
                <w:szCs w:val="36"/>
                <w:vertAlign w:val="baseline"/>
                <w:rtl w:val="0"/>
              </w:rPr>
              <w:t xml:space="preserve">Lớp 68PM12   Nhóm 19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2">
            <w:pPr>
              <w:spacing w:after="120" w:lineRule="auto"/>
              <w:jc w:val="both"/>
              <w:rPr>
                <w:b w:val="0"/>
                <w:sz w:val="28"/>
                <w:szCs w:val="28"/>
                <w:vertAlign w:val="baseline"/>
              </w:rPr>
            </w:pPr>
            <w:r w:rsidDel="00000000" w:rsidR="00000000" w:rsidRPr="00000000">
              <w:rPr>
                <w:b w:val="1"/>
                <w:sz w:val="28"/>
                <w:szCs w:val="28"/>
                <w:vertAlign w:val="baseline"/>
                <w:rtl w:val="0"/>
              </w:rPr>
              <w:t xml:space="preserve">Group Member</w:t>
            </w:r>
            <w:r w:rsidDel="00000000" w:rsidR="00000000" w:rsidRPr="00000000">
              <w:rPr>
                <w:rtl w:val="0"/>
              </w:rPr>
            </w:r>
          </w:p>
        </w:tc>
        <w:tc>
          <w:tcPr>
            <w:vAlign w:val="top"/>
          </w:tcPr>
          <w:p w:rsidR="00000000" w:rsidDel="00000000" w:rsidP="00000000" w:rsidRDefault="00000000" w:rsidRPr="00000000" w14:paraId="00000013">
            <w:pPr>
              <w:spacing w:after="120" w:lineRule="auto"/>
              <w:ind w:left="720" w:firstLine="0"/>
              <w:jc w:val="both"/>
              <w:rPr>
                <w:sz w:val="28"/>
                <w:szCs w:val="28"/>
                <w:vertAlign w:val="baseline"/>
              </w:rPr>
            </w:pPr>
            <w:r w:rsidDel="00000000" w:rsidR="00000000" w:rsidRPr="00000000">
              <w:rPr>
                <w:sz w:val="28"/>
                <w:szCs w:val="28"/>
                <w:vertAlign w:val="baseline"/>
                <w:rtl w:val="0"/>
              </w:rPr>
              <w:t xml:space="preserve">Bùi Đức Tú -0026568</w:t>
            </w:r>
          </w:p>
          <w:p w:rsidR="00000000" w:rsidDel="00000000" w:rsidP="00000000" w:rsidRDefault="00000000" w:rsidRPr="00000000" w14:paraId="00000014">
            <w:pPr>
              <w:spacing w:after="120" w:lineRule="auto"/>
              <w:ind w:left="720" w:firstLine="0"/>
              <w:jc w:val="both"/>
              <w:rPr>
                <w:sz w:val="28"/>
                <w:szCs w:val="28"/>
                <w:vertAlign w:val="baseline"/>
              </w:rPr>
            </w:pPr>
            <w:r w:rsidDel="00000000" w:rsidR="00000000" w:rsidRPr="00000000">
              <w:rPr>
                <w:sz w:val="28"/>
                <w:szCs w:val="28"/>
                <w:vertAlign w:val="baseline"/>
                <w:rtl w:val="0"/>
              </w:rPr>
              <w:t xml:space="preserve">Nguyễn Tùng Dương-</w:t>
            </w:r>
            <w:r w:rsidDel="00000000" w:rsidR="00000000" w:rsidRPr="00000000">
              <w:rPr>
                <w:sz w:val="28"/>
                <w:szCs w:val="28"/>
                <w:rtl w:val="0"/>
              </w:rPr>
              <w:t xml:space="preserve">0006668</w:t>
            </w:r>
            <w:r w:rsidDel="00000000" w:rsidR="00000000" w:rsidRPr="00000000">
              <w:rPr>
                <w:rtl w:val="0"/>
              </w:rPr>
            </w:r>
          </w:p>
          <w:p w:rsidR="00000000" w:rsidDel="00000000" w:rsidP="00000000" w:rsidRDefault="00000000" w:rsidRPr="00000000" w14:paraId="00000015">
            <w:pPr>
              <w:spacing w:after="120" w:lineRule="auto"/>
              <w:ind w:left="720" w:firstLine="0"/>
              <w:jc w:val="both"/>
              <w:rPr>
                <w:sz w:val="28"/>
                <w:szCs w:val="28"/>
                <w:vertAlign w:val="baseline"/>
              </w:rPr>
            </w:pPr>
            <w:r w:rsidDel="00000000" w:rsidR="00000000" w:rsidRPr="00000000">
              <w:rPr>
                <w:sz w:val="28"/>
                <w:szCs w:val="28"/>
                <w:vertAlign w:val="baseline"/>
                <w:rtl w:val="0"/>
              </w:rPr>
              <w:t xml:space="preserve">Đăng Anh Tuấn-0026868</w:t>
            </w:r>
          </w:p>
          <w:p w:rsidR="00000000" w:rsidDel="00000000" w:rsidP="00000000" w:rsidRDefault="00000000" w:rsidRPr="00000000" w14:paraId="00000016">
            <w:pPr>
              <w:spacing w:after="120" w:lineRule="auto"/>
              <w:ind w:left="720" w:firstLine="0"/>
              <w:jc w:val="both"/>
              <w:rPr>
                <w:sz w:val="28"/>
                <w:szCs w:val="28"/>
                <w:vertAlign w:val="baseline"/>
              </w:rPr>
            </w:pPr>
            <w:r w:rsidDel="00000000" w:rsidR="00000000" w:rsidRPr="00000000">
              <w:rPr>
                <w:sz w:val="28"/>
                <w:szCs w:val="28"/>
                <w:vertAlign w:val="baseline"/>
                <w:rtl w:val="0"/>
              </w:rPr>
              <w:t xml:space="preserve">Nguyễn Đức Trọ</w:t>
            </w:r>
            <w:r w:rsidDel="00000000" w:rsidR="00000000" w:rsidRPr="00000000">
              <w:rPr>
                <w:sz w:val="28"/>
                <w:szCs w:val="28"/>
                <w:rtl w:val="0"/>
              </w:rPr>
              <w:t xml:space="preserve">ng - 0026068</w:t>
            </w:r>
            <w:r w:rsidDel="00000000" w:rsidR="00000000" w:rsidRPr="00000000">
              <w:rPr>
                <w:rtl w:val="0"/>
              </w:rPr>
            </w:r>
          </w:p>
          <w:p w:rsidR="00000000" w:rsidDel="00000000" w:rsidP="00000000" w:rsidRDefault="00000000" w:rsidRPr="00000000" w14:paraId="00000017">
            <w:pPr>
              <w:spacing w:after="120" w:lineRule="auto"/>
              <w:ind w:left="720" w:firstLine="0"/>
              <w:jc w:val="both"/>
              <w:rPr>
                <w:sz w:val="28"/>
                <w:szCs w:val="28"/>
                <w:vertAlign w:val="baseline"/>
              </w:rPr>
            </w:pPr>
            <w:r w:rsidDel="00000000" w:rsidR="00000000" w:rsidRPr="00000000">
              <w:rPr>
                <w:sz w:val="28"/>
                <w:szCs w:val="28"/>
                <w:rtl w:val="0"/>
              </w:rPr>
              <w:t xml:space="preserve">Bùi Đình Thắng-0024868</w:t>
            </w:r>
            <w:r w:rsidDel="00000000" w:rsidR="00000000" w:rsidRPr="00000000">
              <w:rPr>
                <w:rtl w:val="0"/>
              </w:rPr>
            </w:r>
          </w:p>
          <w:p w:rsidR="00000000" w:rsidDel="00000000" w:rsidP="00000000" w:rsidRDefault="00000000" w:rsidRPr="00000000" w14:paraId="00000018">
            <w:pPr>
              <w:spacing w:after="120" w:lineRule="auto"/>
              <w:ind w:left="720" w:firstLine="0"/>
              <w:jc w:val="both"/>
              <w:rPr>
                <w:sz w:val="28"/>
                <w:szCs w:val="28"/>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120" w:lineRule="auto"/>
              <w:jc w:val="both"/>
              <w:rPr>
                <w:b w:val="0"/>
                <w:sz w:val="28"/>
                <w:szCs w:val="28"/>
                <w:vertAlign w:val="baseline"/>
              </w:rPr>
            </w:pPr>
            <w:r w:rsidDel="00000000" w:rsidR="00000000" w:rsidRPr="00000000">
              <w:rPr>
                <w:b w:val="1"/>
                <w:sz w:val="28"/>
                <w:szCs w:val="28"/>
                <w:vertAlign w:val="baseline"/>
                <w:rtl w:val="0"/>
              </w:rPr>
              <w:t xml:space="preserve">Instructor</w:t>
            </w:r>
            <w:r w:rsidDel="00000000" w:rsidR="00000000" w:rsidRPr="00000000">
              <w:rPr>
                <w:rtl w:val="0"/>
              </w:rPr>
            </w:r>
          </w:p>
        </w:tc>
        <w:tc>
          <w:tcPr>
            <w:vAlign w:val="center"/>
          </w:tcPr>
          <w:p w:rsidR="00000000" w:rsidDel="00000000" w:rsidP="00000000" w:rsidRDefault="00000000" w:rsidRPr="00000000" w14:paraId="0000001A">
            <w:pPr>
              <w:spacing w:after="120" w:lineRule="auto"/>
              <w:jc w:val="both"/>
              <w:rPr>
                <w:sz w:val="28"/>
                <w:szCs w:val="28"/>
                <w:vertAlign w:val="baseline"/>
              </w:rPr>
            </w:pPr>
            <w:r w:rsidDel="00000000" w:rsidR="00000000" w:rsidRPr="00000000">
              <w:rPr>
                <w:sz w:val="28"/>
                <w:szCs w:val="28"/>
                <w:vertAlign w:val="baseline"/>
                <w:rtl w:val="0"/>
              </w:rPr>
              <w:t xml:space="preserve">Phan Hữu Trung</w:t>
            </w:r>
          </w:p>
        </w:tc>
      </w:tr>
    </w:tbl>
    <w:p w:rsidR="00000000" w:rsidDel="00000000" w:rsidP="00000000" w:rsidRDefault="00000000" w:rsidRPr="00000000" w14:paraId="0000001B">
      <w:pPr>
        <w:pStyle w:val="Title"/>
        <w:spacing w:after="120" w:before="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pStyle w:val="Title"/>
        <w:spacing w:after="120" w:before="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vertAlign w:val="baseline"/>
        </w:rPr>
      </w:pPr>
      <w:r w:rsidDel="00000000" w:rsidR="00000000" w:rsidRPr="00000000">
        <w:rPr>
          <w:vertAlign w:val="baseline"/>
          <w:rtl w:val="0"/>
        </w:rPr>
        <w:t xml:space="preserve">- Hanoi, &lt;</w:t>
      </w:r>
      <w:r w:rsidDel="00000000" w:rsidR="00000000" w:rsidRPr="00000000">
        <w:rPr>
          <w:rtl w:val="0"/>
        </w:rPr>
        <w:t xml:space="preserve">10</w:t>
      </w:r>
      <w:r w:rsidDel="00000000" w:rsidR="00000000" w:rsidRPr="00000000">
        <w:rPr>
          <w:vertAlign w:val="baseline"/>
          <w:rtl w:val="0"/>
        </w:rPr>
        <w:t xml:space="preserve">&gt;/&lt;</w:t>
      </w:r>
      <w:r w:rsidDel="00000000" w:rsidR="00000000" w:rsidRPr="00000000">
        <w:rPr>
          <w:rtl w:val="0"/>
        </w:rPr>
        <w:t xml:space="preserve">2025</w:t>
      </w:r>
      <w:r w:rsidDel="00000000" w:rsidR="00000000" w:rsidRPr="00000000">
        <w:rPr>
          <w:vertAlign w:val="baseline"/>
          <w:rtl w:val="0"/>
        </w:rPr>
        <w:t xml:space="preserve">&gt; -</w:t>
      </w:r>
      <w:r w:rsidDel="00000000" w:rsidR="00000000" w:rsidRPr="00000000">
        <w:br w:type="page"/>
      </w:r>
      <w:r w:rsidDel="00000000" w:rsidR="00000000" w:rsidRPr="00000000">
        <w:rPr>
          <w:b w:val="1"/>
          <w:sz w:val="28"/>
          <w:szCs w:val="28"/>
          <w:vertAlign w:val="baseline"/>
          <w:rtl w:val="0"/>
        </w:rPr>
        <w:t xml:space="preserve">INDEX</w:t>
      </w:r>
    </w:p>
    <w:sdt>
      <w:sdtPr>
        <w:id w:val="-1725983312"/>
        <w:docPartObj>
          <w:docPartGallery w:val="Table of Contents"/>
          <w:docPartUnique w:val="1"/>
        </w:docPartObj>
      </w:sdtPr>
      <w:sdtContent>
        <w:p w:rsidR="00000000" w:rsidDel="00000000" w:rsidP="00000000" w:rsidRDefault="00000000" w:rsidRPr="00000000" w14:paraId="0000001E">
          <w:pPr>
            <w:spacing w:after="120" w:lineRule="auto"/>
            <w:jc w:val="both"/>
            <w:rP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87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76lu87njn2c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Problem Definition</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875"/>
            </w:tabs>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muyv2cy49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tab/>
              <w:t xml:space="preserve">Problem Abstraction</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875"/>
            </w:tabs>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ya68kvdl9km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tab/>
              <w:t xml:space="preserve">The Current System</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875"/>
            </w:tabs>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u4qfujp2igd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tab/>
              <w:t xml:space="preserve">The Proposed System</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875"/>
            </w:tabs>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n4v9cgvjvs2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tab/>
              <w:t xml:space="preserve">Boundaries of the System</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875"/>
            </w:tabs>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o2r0xtsy22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tab/>
              <w:t xml:space="preserve">Hardware and Software Requirements</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8875"/>
            </w:tabs>
            <w:spacing w:after="0" w:before="0" w:line="240" w:lineRule="auto"/>
            <w:ind w:left="4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9rryhd38ea8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1.5.1.</w:t>
              <w:tab/>
              <w:t xml:space="preserve">Minimum Requirements</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8875"/>
            </w:tabs>
            <w:spacing w:after="0" w:before="0" w:line="240" w:lineRule="auto"/>
            <w:ind w:left="4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rkle15gcrig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1.5.2.</w:t>
              <w:tab/>
              <w:t xml:space="preserve">Recommended Requirements</w:t>
              <w:tab/>
              <w:t xml:space="preserve">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87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p0fet05qty4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Customer Requirements Specification</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875"/>
            </w:tabs>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i99hx0gsf21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tab/>
              <w:t xml:space="preserve">Users of the System</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875"/>
            </w:tabs>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e0dp5dh0b6m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tab/>
              <w:t xml:space="preserve">System functions</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87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a5vwg5aflhz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System Designs</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875"/>
            </w:tabs>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oqjf46xikzj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tab/>
              <w:t xml:space="preserve">Entity Relationship Diagram</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875"/>
            </w:tabs>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yyxp2b9z1o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tab/>
              <w:t xml:space="preserve">Database Design</w:t>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875"/>
            </w:tabs>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jmlhe169vnj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tab/>
              <w:t xml:space="preserve">Sitemap</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875"/>
            </w:tabs>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cst2rbyn6uk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t>
              <w:tab/>
              <w:t xml:space="preserve">Algorithms</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87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n1aughgz3hy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Task Sheet</w:t>
              <w:tab/>
              <w:t xml:space="preserve">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875"/>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5wqwa02hmar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tab/>
              <w:t xml:space="preserve">Checklists</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875"/>
            </w:tabs>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1w24lapc54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tab/>
              <w:t xml:space="preserve">Check List of Validation</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875"/>
            </w:tabs>
            <w:spacing w:after="0" w:before="0" w:line="240" w:lineRule="auto"/>
            <w:ind w:left="2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8v9k6dfvcwe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tab/>
              <w:t xml:space="preserve">Submission Checklist</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spacing w:after="120" w:line="288" w:lineRule="auto"/>
        <w:rPr>
          <w:sz w:val="32"/>
          <w:szCs w:val="32"/>
          <w:vertAlign w:val="baseline"/>
        </w:rPr>
      </w:pPr>
      <w:r w:rsidDel="00000000" w:rsidR="00000000" w:rsidRPr="00000000">
        <w:rPr>
          <w:rtl w:val="0"/>
        </w:rPr>
      </w:r>
    </w:p>
    <w:p w:rsidR="00000000" w:rsidDel="00000000" w:rsidP="00000000" w:rsidRDefault="00000000" w:rsidRPr="00000000" w14:paraId="00000034">
      <w:pPr>
        <w:pStyle w:val="Heading1"/>
        <w:numPr>
          <w:ilvl w:val="0"/>
          <w:numId w:val="7"/>
        </w:numPr>
        <w:spacing w:after="120" w:line="288" w:lineRule="auto"/>
        <w:ind w:left="360" w:hanging="360"/>
        <w:rPr>
          <w:sz w:val="32"/>
          <w:szCs w:val="32"/>
        </w:rPr>
      </w:pPr>
      <w:bookmarkStart w:colFirst="0" w:colLast="0" w:name="_76lu87njn2cf" w:id="2"/>
      <w:bookmarkEnd w:id="2"/>
      <w:r w:rsidDel="00000000" w:rsidR="00000000" w:rsidRPr="00000000">
        <w:br w:type="page"/>
      </w:r>
      <w:r w:rsidDel="00000000" w:rsidR="00000000" w:rsidRPr="00000000">
        <w:rPr>
          <w:b w:val="1"/>
          <w:sz w:val="32"/>
          <w:szCs w:val="32"/>
          <w:vertAlign w:val="baseline"/>
          <w:rtl w:val="0"/>
        </w:rPr>
        <w:t xml:space="preserve">Problem Definition</w:t>
      </w:r>
      <w:r w:rsidDel="00000000" w:rsidR="00000000" w:rsidRPr="00000000">
        <w:rPr>
          <w:rtl w:val="0"/>
        </w:rPr>
      </w:r>
    </w:p>
    <w:p w:rsidR="00000000" w:rsidDel="00000000" w:rsidP="00000000" w:rsidRDefault="00000000" w:rsidRPr="00000000" w14:paraId="00000035">
      <w:pPr>
        <w:pStyle w:val="Heading2"/>
        <w:numPr>
          <w:ilvl w:val="1"/>
          <w:numId w:val="7"/>
        </w:numPr>
        <w:spacing w:after="120"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vertAlign w:val="baseline"/>
          <w:rtl w:val="0"/>
        </w:rPr>
        <w:t xml:space="preserve">Problem Abstraction</w:t>
      </w:r>
      <w:r w:rsidDel="00000000" w:rsidR="00000000" w:rsidRPr="00000000">
        <w:rPr>
          <w:rtl w:val="0"/>
        </w:rPr>
      </w:r>
    </w:p>
    <w:p w:rsidR="00000000" w:rsidDel="00000000" w:rsidP="00000000" w:rsidRDefault="00000000" w:rsidRPr="00000000" w14:paraId="00000036">
      <w:pPr>
        <w:spacing w:after="240" w:before="240" w:lineRule="auto"/>
        <w:jc w:val="both"/>
        <w:rPr/>
      </w:pPr>
      <w:bookmarkStart w:colFirst="0" w:colLast="0" w:name="_p3vauzy85b9r" w:id="3"/>
      <w:bookmarkEnd w:id="3"/>
      <w:r w:rsidDel="00000000" w:rsidR="00000000" w:rsidRPr="00000000">
        <w:rPr>
          <w:rtl w:val="0"/>
        </w:rPr>
        <w:t xml:space="preserve">Trong thời đại công nghệ số hiện nay, mua sắm trực tuyến đang trở thành xu hướng tất yếu, giúp khách hàng tiết kiệm thời gian, công sức và dễ dàng so sánh giá cả giữa nhiều sản phẩm.</w:t>
        <w:br w:type="textWrapping"/>
        <w:t xml:space="preserve"> Tuy nhiên, nhiều cửa hàng quần áo truyền thống vẫn chỉ hoạt động theo phương thức thủ công  quản lý đơn hàng, sản phẩm và khách hàng bằng giấy tờ hoặc file Excel, dẫn đến sai sót, mất dữ liệu và khó mở rộng quy mô kinh doanh.</w:t>
      </w:r>
    </w:p>
    <w:p w:rsidR="00000000" w:rsidDel="00000000" w:rsidP="00000000" w:rsidRDefault="00000000" w:rsidRPr="00000000" w14:paraId="00000037">
      <w:pPr>
        <w:spacing w:after="240" w:before="240" w:lineRule="auto"/>
        <w:jc w:val="both"/>
        <w:rPr/>
      </w:pPr>
      <w:bookmarkStart w:colFirst="0" w:colLast="0" w:name="_p3vauzy85b9r" w:id="3"/>
      <w:bookmarkEnd w:id="3"/>
      <w:r w:rsidDel="00000000" w:rsidR="00000000" w:rsidRPr="00000000">
        <w:rPr>
          <w:rtl w:val="0"/>
        </w:rPr>
        <w:t xml:space="preserve">Dự án </w:t>
      </w:r>
      <w:r w:rsidDel="00000000" w:rsidR="00000000" w:rsidRPr="00000000">
        <w:rPr>
          <w:b w:val="1"/>
          <w:rtl w:val="0"/>
        </w:rPr>
        <w:t xml:space="preserve">Website Bán Quần Áo Trực Tuyến</w:t>
      </w:r>
      <w:r w:rsidDel="00000000" w:rsidR="00000000" w:rsidRPr="00000000">
        <w:rPr>
          <w:rtl w:val="0"/>
        </w:rPr>
        <w:t xml:space="preserve"> được xây dựng nhằm hỗ trợ người bán có thể quản lý sản phẩm, đơn hàng và khách hàng hiệu quả hơn, đồng thời mang lại trải nghiệm mua sắm nhanh chóng, tiện lợi cho người dùng.</w:t>
      </w:r>
    </w:p>
    <w:p w:rsidR="00000000" w:rsidDel="00000000" w:rsidP="00000000" w:rsidRDefault="00000000" w:rsidRPr="00000000" w14:paraId="00000038">
      <w:pPr>
        <w:spacing w:after="120" w:lineRule="auto"/>
        <w:jc w:val="both"/>
        <w:rPr/>
      </w:pPr>
      <w:bookmarkStart w:colFirst="0" w:colLast="0" w:name="_p3vauzy85b9r" w:id="3"/>
      <w:bookmarkEnd w:id="3"/>
      <w:r w:rsidDel="00000000" w:rsidR="00000000" w:rsidRPr="00000000">
        <w:rPr>
          <w:rtl w:val="0"/>
        </w:rPr>
      </w:r>
    </w:p>
    <w:p w:rsidR="00000000" w:rsidDel="00000000" w:rsidP="00000000" w:rsidRDefault="00000000" w:rsidRPr="00000000" w14:paraId="00000039">
      <w:pPr>
        <w:pStyle w:val="Heading2"/>
        <w:numPr>
          <w:ilvl w:val="1"/>
          <w:numId w:val="7"/>
        </w:numPr>
        <w:spacing w:after="120"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vertAlign w:val="baseline"/>
          <w:rtl w:val="0"/>
        </w:rPr>
        <w:t xml:space="preserve">The Current System</w:t>
      </w:r>
      <w:r w:rsidDel="00000000" w:rsidR="00000000" w:rsidRPr="00000000">
        <w:rPr>
          <w:rtl w:val="0"/>
        </w:rPr>
      </w:r>
    </w:p>
    <w:p w:rsidR="00000000" w:rsidDel="00000000" w:rsidP="00000000" w:rsidRDefault="00000000" w:rsidRPr="00000000" w14:paraId="0000003A">
      <w:pPr>
        <w:spacing w:after="240" w:before="240" w:lineRule="auto"/>
        <w:jc w:val="both"/>
        <w:rPr/>
      </w:pPr>
      <w:bookmarkStart w:colFirst="0" w:colLast="0" w:name="_7la5el38eaaa" w:id="4"/>
      <w:bookmarkEnd w:id="4"/>
      <w:r w:rsidDel="00000000" w:rsidR="00000000" w:rsidRPr="00000000">
        <w:rPr>
          <w:rtl w:val="0"/>
        </w:rPr>
        <w:t xml:space="preserve">Hiện tại, nhiều cửa hàng quần áo vẫn hoạt động theo cách </w:t>
      </w:r>
      <w:r w:rsidDel="00000000" w:rsidR="00000000" w:rsidRPr="00000000">
        <w:rPr>
          <w:b w:val="1"/>
          <w:rtl w:val="0"/>
        </w:rPr>
        <w:t xml:space="preserve">truyền thống</w:t>
      </w:r>
      <w:r w:rsidDel="00000000" w:rsidR="00000000" w:rsidRPr="00000000">
        <w:rPr>
          <w:rtl w:val="0"/>
        </w:rPr>
        <w:t xml:space="preserve">:</w:t>
      </w:r>
    </w:p>
    <w:p w:rsidR="00000000" w:rsidDel="00000000" w:rsidP="00000000" w:rsidRDefault="00000000" w:rsidRPr="00000000" w14:paraId="0000003B">
      <w:pPr>
        <w:numPr>
          <w:ilvl w:val="0"/>
          <w:numId w:val="1"/>
        </w:numPr>
        <w:spacing w:after="0" w:afterAutospacing="0" w:before="240" w:lineRule="auto"/>
        <w:ind w:left="720" w:hanging="360"/>
        <w:jc w:val="both"/>
        <w:rPr>
          <w:u w:val="none"/>
        </w:rPr>
      </w:pPr>
      <w:bookmarkStart w:colFirst="0" w:colLast="0" w:name="_7la5el38eaaa" w:id="4"/>
      <w:bookmarkEnd w:id="4"/>
      <w:r w:rsidDel="00000000" w:rsidR="00000000" w:rsidRPr="00000000">
        <w:rPr>
          <w:rtl w:val="0"/>
        </w:rPr>
        <w:t xml:space="preserve">Người bán ghi chép thủ công thông tin đơn hàng và khách hàng.</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jc w:val="both"/>
        <w:rPr>
          <w:u w:val="none"/>
        </w:rPr>
      </w:pPr>
      <w:bookmarkStart w:colFirst="0" w:colLast="0" w:name="_7la5el38eaaa" w:id="4"/>
      <w:bookmarkEnd w:id="4"/>
      <w:r w:rsidDel="00000000" w:rsidR="00000000" w:rsidRPr="00000000">
        <w:rPr>
          <w:rtl w:val="0"/>
        </w:rPr>
        <w:t xml:space="preserve">Khách hàng phải đến trực tiếp cửa hàng để xem và chọn sản phẩm.</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jc w:val="both"/>
        <w:rPr>
          <w:u w:val="none"/>
        </w:rPr>
      </w:pPr>
      <w:bookmarkStart w:colFirst="0" w:colLast="0" w:name="_7la5el38eaaa" w:id="4"/>
      <w:bookmarkEnd w:id="4"/>
      <w:r w:rsidDel="00000000" w:rsidR="00000000" w:rsidRPr="00000000">
        <w:rPr>
          <w:rtl w:val="0"/>
        </w:rPr>
        <w:t xml:space="preserve">Thông tin tồn kho, giá cả, sản phẩm mới không được cập nhật kịp thời.</w:t>
      </w:r>
    </w:p>
    <w:p w:rsidR="00000000" w:rsidDel="00000000" w:rsidP="00000000" w:rsidRDefault="00000000" w:rsidRPr="00000000" w14:paraId="0000003E">
      <w:pPr>
        <w:numPr>
          <w:ilvl w:val="0"/>
          <w:numId w:val="1"/>
        </w:numPr>
        <w:spacing w:after="240" w:before="0" w:beforeAutospacing="0" w:lineRule="auto"/>
        <w:ind w:left="720" w:hanging="360"/>
        <w:jc w:val="both"/>
        <w:rPr>
          <w:u w:val="none"/>
        </w:rPr>
      </w:pPr>
      <w:bookmarkStart w:colFirst="0" w:colLast="0" w:name="_7la5el38eaaa" w:id="4"/>
      <w:bookmarkEnd w:id="4"/>
      <w:r w:rsidDel="00000000" w:rsidR="00000000" w:rsidRPr="00000000">
        <w:rPr>
          <w:rtl w:val="0"/>
        </w:rPr>
        <w:t xml:space="preserve">Việc thống kê doanh thu, theo dõi đơn hàng, hay chăm sóc khách hàng đều mất nhiều thời gian.</w:t>
      </w:r>
    </w:p>
    <w:p w:rsidR="00000000" w:rsidDel="00000000" w:rsidP="00000000" w:rsidRDefault="00000000" w:rsidRPr="00000000" w14:paraId="0000003F">
      <w:pPr>
        <w:pStyle w:val="Heading3"/>
        <w:keepNext w:val="0"/>
        <w:spacing w:after="80" w:before="280" w:lineRule="auto"/>
        <w:jc w:val="both"/>
        <w:rPr>
          <w:rFonts w:ascii="Times New Roman" w:cs="Times New Roman" w:eastAsia="Times New Roman" w:hAnsi="Times New Roman"/>
        </w:rPr>
      </w:pPr>
      <w:bookmarkStart w:colFirst="0" w:colLast="0" w:name="_3x2bkx7qd0sf" w:id="5"/>
      <w:bookmarkEnd w:id="5"/>
      <w:r w:rsidDel="00000000" w:rsidR="00000000" w:rsidRPr="00000000">
        <w:rPr>
          <w:rFonts w:ascii="Times New Roman" w:cs="Times New Roman" w:eastAsia="Times New Roman" w:hAnsi="Times New Roman"/>
          <w:rtl w:val="0"/>
        </w:rPr>
        <w:t xml:space="preserve">Những điểm yếu của hệ thống hiện tại:</w:t>
      </w:r>
    </w:p>
    <w:p w:rsidR="00000000" w:rsidDel="00000000" w:rsidP="00000000" w:rsidRDefault="00000000" w:rsidRPr="00000000" w14:paraId="00000040">
      <w:pPr>
        <w:numPr>
          <w:ilvl w:val="0"/>
          <w:numId w:val="5"/>
        </w:numPr>
        <w:spacing w:after="0" w:afterAutospacing="0" w:before="240" w:lineRule="auto"/>
        <w:ind w:left="720" w:hanging="360"/>
        <w:jc w:val="both"/>
        <w:rPr>
          <w:u w:val="none"/>
        </w:rPr>
      </w:pPr>
      <w:bookmarkStart w:colFirst="0" w:colLast="0" w:name="_7la5el38eaaa" w:id="4"/>
      <w:bookmarkEnd w:id="4"/>
      <w:r w:rsidDel="00000000" w:rsidR="00000000" w:rsidRPr="00000000">
        <w:rPr>
          <w:rtl w:val="0"/>
        </w:rPr>
        <w:t xml:space="preserve">Mất nhiều thời gian khi tra cứu, ghi nhận hoặc sửa đổi dữ liệu.</w:t>
        <w:br w:type="textWrapping"/>
      </w:r>
    </w:p>
    <w:p w:rsidR="00000000" w:rsidDel="00000000" w:rsidP="00000000" w:rsidRDefault="00000000" w:rsidRPr="00000000" w14:paraId="00000041">
      <w:pPr>
        <w:numPr>
          <w:ilvl w:val="0"/>
          <w:numId w:val="5"/>
        </w:numPr>
        <w:spacing w:after="0" w:afterAutospacing="0" w:before="0" w:beforeAutospacing="0" w:lineRule="auto"/>
        <w:ind w:left="720" w:hanging="360"/>
        <w:jc w:val="both"/>
        <w:rPr>
          <w:u w:val="none"/>
        </w:rPr>
      </w:pPr>
      <w:bookmarkStart w:colFirst="0" w:colLast="0" w:name="_7la5el38eaaa" w:id="4"/>
      <w:bookmarkEnd w:id="4"/>
      <w:r w:rsidDel="00000000" w:rsidR="00000000" w:rsidRPr="00000000">
        <w:rPr>
          <w:rtl w:val="0"/>
        </w:rPr>
        <w:t xml:space="preserve">Dễ sai sót khi thống kê, nhập liệu hoặc tính toán doanh thu.</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jc w:val="both"/>
        <w:rPr>
          <w:u w:val="none"/>
        </w:rPr>
      </w:pPr>
      <w:bookmarkStart w:colFirst="0" w:colLast="0" w:name="_7la5el38eaaa" w:id="4"/>
      <w:bookmarkEnd w:id="4"/>
      <w:r w:rsidDel="00000000" w:rsidR="00000000" w:rsidRPr="00000000">
        <w:rPr>
          <w:rtl w:val="0"/>
        </w:rPr>
        <w:t xml:space="preserve">Không có công cụ quảng bá sản phẩm đến khách hàng ở xa.</w:t>
        <w:br w:type="textWrapping"/>
      </w:r>
    </w:p>
    <w:p w:rsidR="00000000" w:rsidDel="00000000" w:rsidP="00000000" w:rsidRDefault="00000000" w:rsidRPr="00000000" w14:paraId="00000043">
      <w:pPr>
        <w:numPr>
          <w:ilvl w:val="0"/>
          <w:numId w:val="5"/>
        </w:numPr>
        <w:spacing w:after="240" w:before="0" w:beforeAutospacing="0" w:lineRule="auto"/>
        <w:ind w:left="720" w:hanging="360"/>
        <w:jc w:val="both"/>
        <w:rPr>
          <w:u w:val="none"/>
        </w:rPr>
      </w:pPr>
      <w:bookmarkStart w:colFirst="0" w:colLast="0" w:name="_7la5el38eaaa" w:id="4"/>
      <w:bookmarkEnd w:id="4"/>
      <w:r w:rsidDel="00000000" w:rsidR="00000000" w:rsidRPr="00000000">
        <w:rPr>
          <w:rtl w:val="0"/>
        </w:rPr>
        <w:t xml:space="preserve">Thiếu tính tiện lợi trong mua sắm và quản lý bán hàng.</w:t>
      </w:r>
    </w:p>
    <w:p w:rsidR="00000000" w:rsidDel="00000000" w:rsidP="00000000" w:rsidRDefault="00000000" w:rsidRPr="00000000" w14:paraId="00000044">
      <w:pPr>
        <w:spacing w:after="120" w:lineRule="auto"/>
        <w:jc w:val="both"/>
        <w:rPr/>
      </w:pPr>
      <w:bookmarkStart w:colFirst="0" w:colLast="0" w:name="_7la5el38eaaa" w:id="4"/>
      <w:bookmarkEnd w:id="4"/>
      <w:r w:rsidDel="00000000" w:rsidR="00000000" w:rsidRPr="00000000">
        <w:rPr>
          <w:rtl w:val="0"/>
        </w:rPr>
      </w:r>
    </w:p>
    <w:p w:rsidR="00000000" w:rsidDel="00000000" w:rsidP="00000000" w:rsidRDefault="00000000" w:rsidRPr="00000000" w14:paraId="00000045">
      <w:pPr>
        <w:pStyle w:val="Heading2"/>
        <w:numPr>
          <w:ilvl w:val="1"/>
          <w:numId w:val="7"/>
        </w:numPr>
        <w:spacing w:after="120"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vertAlign w:val="baseline"/>
          <w:rtl w:val="0"/>
        </w:rPr>
        <w:t xml:space="preserve">The Proposed System</w:t>
      </w:r>
      <w:r w:rsidDel="00000000" w:rsidR="00000000" w:rsidRPr="00000000">
        <w:rPr>
          <w:rtl w:val="0"/>
        </w:rPr>
      </w:r>
    </w:p>
    <w:p w:rsidR="00000000" w:rsidDel="00000000" w:rsidP="00000000" w:rsidRDefault="00000000" w:rsidRPr="00000000" w14:paraId="00000046">
      <w:pPr>
        <w:spacing w:after="240" w:before="240" w:lineRule="auto"/>
        <w:jc w:val="both"/>
        <w:rPr/>
      </w:pPr>
      <w:bookmarkStart w:colFirst="0" w:colLast="0" w:name="_wj9e3hy3tuvy" w:id="6"/>
      <w:bookmarkEnd w:id="6"/>
      <w:r w:rsidDel="00000000" w:rsidR="00000000" w:rsidRPr="00000000">
        <w:rPr>
          <w:rtl w:val="0"/>
        </w:rPr>
        <w:t xml:space="preserve">Hệ thống mới  </w:t>
      </w:r>
      <w:r w:rsidDel="00000000" w:rsidR="00000000" w:rsidRPr="00000000">
        <w:rPr>
          <w:b w:val="1"/>
          <w:rtl w:val="0"/>
        </w:rPr>
        <w:t xml:space="preserve">Website Bán Quần Áo Trực Tuyến</w:t>
      </w:r>
      <w:r w:rsidDel="00000000" w:rsidR="00000000" w:rsidRPr="00000000">
        <w:rPr>
          <w:rtl w:val="0"/>
        </w:rPr>
        <w:t xml:space="preserve"> sẽ khắc phục những hạn chế trên bằng việc </w:t>
      </w:r>
      <w:r w:rsidDel="00000000" w:rsidR="00000000" w:rsidRPr="00000000">
        <w:rPr>
          <w:b w:val="1"/>
          <w:rtl w:val="0"/>
        </w:rPr>
        <w:t xml:space="preserve">số hóa toàn bộ quy trình bán hàng</w:t>
      </w:r>
      <w:r w:rsidDel="00000000" w:rsidR="00000000" w:rsidRPr="00000000">
        <w:rPr>
          <w:rtl w:val="0"/>
        </w:rPr>
        <w:t xml:space="preserve">.</w:t>
      </w:r>
    </w:p>
    <w:p w:rsidR="00000000" w:rsidDel="00000000" w:rsidP="00000000" w:rsidRDefault="00000000" w:rsidRPr="00000000" w14:paraId="00000047">
      <w:pPr>
        <w:pStyle w:val="Heading3"/>
        <w:keepNext w:val="0"/>
        <w:spacing w:after="80" w:before="280" w:lineRule="auto"/>
        <w:jc w:val="both"/>
        <w:rPr>
          <w:rFonts w:ascii="Times New Roman" w:cs="Times New Roman" w:eastAsia="Times New Roman" w:hAnsi="Times New Roman"/>
        </w:rPr>
      </w:pPr>
      <w:bookmarkStart w:colFirst="0" w:colLast="0" w:name="_gyuio66n7tc6" w:id="7"/>
      <w:bookmarkEnd w:id="7"/>
      <w:r w:rsidDel="00000000" w:rsidR="00000000" w:rsidRPr="00000000">
        <w:rPr>
          <w:rFonts w:ascii="Times New Roman" w:cs="Times New Roman" w:eastAsia="Times New Roman" w:hAnsi="Times New Roman"/>
          <w:rtl w:val="0"/>
        </w:rPr>
        <w:t xml:space="preserve">Các chức năng chính của hệ thống:</w:t>
      </w:r>
    </w:p>
    <w:p w:rsidR="00000000" w:rsidDel="00000000" w:rsidP="00000000" w:rsidRDefault="00000000" w:rsidRPr="00000000" w14:paraId="00000048">
      <w:pPr>
        <w:numPr>
          <w:ilvl w:val="0"/>
          <w:numId w:val="10"/>
        </w:numPr>
        <w:spacing w:after="0" w:afterAutospacing="0" w:before="240" w:lineRule="auto"/>
        <w:ind w:left="720" w:hanging="360"/>
        <w:jc w:val="both"/>
      </w:pPr>
      <w:bookmarkStart w:colFirst="0" w:colLast="0" w:name="_wj9e3hy3tuvy" w:id="6"/>
      <w:bookmarkEnd w:id="6"/>
      <w:r w:rsidDel="00000000" w:rsidR="00000000" w:rsidRPr="00000000">
        <w:rPr>
          <w:rtl w:val="0"/>
        </w:rPr>
        <w:t xml:space="preserve">Cho phép khách hàng tìm kiếm, lọc và xem chi tiết sản phẩm.</w:t>
        <w:br w:type="textWrapping"/>
      </w:r>
    </w:p>
    <w:p w:rsidR="00000000" w:rsidDel="00000000" w:rsidP="00000000" w:rsidRDefault="00000000" w:rsidRPr="00000000" w14:paraId="00000049">
      <w:pPr>
        <w:numPr>
          <w:ilvl w:val="0"/>
          <w:numId w:val="10"/>
        </w:numPr>
        <w:spacing w:after="0" w:afterAutospacing="0" w:before="0" w:beforeAutospacing="0" w:lineRule="auto"/>
        <w:ind w:left="720" w:hanging="360"/>
        <w:jc w:val="both"/>
      </w:pPr>
      <w:bookmarkStart w:colFirst="0" w:colLast="0" w:name="_wj9e3hy3tuvy" w:id="6"/>
      <w:bookmarkEnd w:id="6"/>
      <w:r w:rsidDel="00000000" w:rsidR="00000000" w:rsidRPr="00000000">
        <w:rPr>
          <w:rtl w:val="0"/>
        </w:rPr>
        <w:t xml:space="preserve">Hỗ trợ đăng ký, đăng nhập và quản lý tài khoản người dùng.</w:t>
        <w:br w:type="textWrapping"/>
      </w:r>
    </w:p>
    <w:p w:rsidR="00000000" w:rsidDel="00000000" w:rsidP="00000000" w:rsidRDefault="00000000" w:rsidRPr="00000000" w14:paraId="0000004A">
      <w:pPr>
        <w:numPr>
          <w:ilvl w:val="0"/>
          <w:numId w:val="10"/>
        </w:numPr>
        <w:spacing w:after="0" w:afterAutospacing="0" w:before="0" w:beforeAutospacing="0" w:lineRule="auto"/>
        <w:ind w:left="720" w:hanging="360"/>
        <w:jc w:val="both"/>
      </w:pPr>
      <w:bookmarkStart w:colFirst="0" w:colLast="0" w:name="_wj9e3hy3tuvy" w:id="6"/>
      <w:bookmarkEnd w:id="6"/>
      <w:r w:rsidDel="00000000" w:rsidR="00000000" w:rsidRPr="00000000">
        <w:rPr>
          <w:rtl w:val="0"/>
        </w:rPr>
        <w:t xml:space="preserve">Cung cấp giỏ hàng và tính năng thanh toán trực tuyến.</w:t>
        <w:br w:type="textWrapping"/>
      </w:r>
    </w:p>
    <w:p w:rsidR="00000000" w:rsidDel="00000000" w:rsidP="00000000" w:rsidRDefault="00000000" w:rsidRPr="00000000" w14:paraId="0000004B">
      <w:pPr>
        <w:numPr>
          <w:ilvl w:val="0"/>
          <w:numId w:val="10"/>
        </w:numPr>
        <w:spacing w:after="0" w:afterAutospacing="0" w:before="0" w:beforeAutospacing="0" w:lineRule="auto"/>
        <w:ind w:left="720" w:hanging="360"/>
        <w:jc w:val="both"/>
      </w:pPr>
      <w:bookmarkStart w:colFirst="0" w:colLast="0" w:name="_wj9e3hy3tuvy" w:id="6"/>
      <w:bookmarkEnd w:id="6"/>
      <w:r w:rsidDel="00000000" w:rsidR="00000000" w:rsidRPr="00000000">
        <w:rPr>
          <w:rtl w:val="0"/>
        </w:rPr>
        <w:t xml:space="preserve">Quản lý sản phẩm, loại sản phẩm, thương hiệu và đơn hàng.</w:t>
        <w:br w:type="textWrapping"/>
      </w:r>
    </w:p>
    <w:p w:rsidR="00000000" w:rsidDel="00000000" w:rsidP="00000000" w:rsidRDefault="00000000" w:rsidRPr="00000000" w14:paraId="0000004C">
      <w:pPr>
        <w:numPr>
          <w:ilvl w:val="0"/>
          <w:numId w:val="10"/>
        </w:numPr>
        <w:spacing w:after="240" w:before="0" w:beforeAutospacing="0" w:lineRule="auto"/>
        <w:ind w:left="720" w:hanging="360"/>
        <w:jc w:val="both"/>
      </w:pPr>
      <w:bookmarkStart w:colFirst="0" w:colLast="0" w:name="_wj9e3hy3tuvy" w:id="6"/>
      <w:bookmarkEnd w:id="6"/>
      <w:r w:rsidDel="00000000" w:rsidR="00000000" w:rsidRPr="00000000">
        <w:rPr>
          <w:rtl w:val="0"/>
        </w:rPr>
        <w:t xml:space="preserve">Thống kê báo cáo doanh thu, lượng khách hàng, sản phẩm bán chạy.</w:t>
        <w:br w:type="textWrapping"/>
      </w:r>
    </w:p>
    <w:p w:rsidR="00000000" w:rsidDel="00000000" w:rsidP="00000000" w:rsidRDefault="00000000" w:rsidRPr="00000000" w14:paraId="0000004D">
      <w:pPr>
        <w:pStyle w:val="Heading3"/>
        <w:keepNext w:val="0"/>
        <w:spacing w:after="80" w:before="280" w:lineRule="auto"/>
        <w:jc w:val="both"/>
        <w:rPr>
          <w:rFonts w:ascii="Times New Roman" w:cs="Times New Roman" w:eastAsia="Times New Roman" w:hAnsi="Times New Roman"/>
        </w:rPr>
      </w:pPr>
      <w:bookmarkStart w:colFirst="0" w:colLast="0" w:name="_xbket9cauv1i" w:id="8"/>
      <w:bookmarkEnd w:id="8"/>
      <w:r w:rsidDel="00000000" w:rsidR="00000000" w:rsidRPr="00000000">
        <w:rPr>
          <w:rFonts w:ascii="Times New Roman" w:cs="Times New Roman" w:eastAsia="Times New Roman" w:hAnsi="Times New Roman"/>
          <w:rtl w:val="0"/>
        </w:rPr>
        <w:t xml:space="preserve">Ưu điểm của hệ thống mới:</w:t>
      </w:r>
    </w:p>
    <w:p w:rsidR="00000000" w:rsidDel="00000000" w:rsidP="00000000" w:rsidRDefault="00000000" w:rsidRPr="00000000" w14:paraId="0000004E">
      <w:pPr>
        <w:numPr>
          <w:ilvl w:val="0"/>
          <w:numId w:val="3"/>
        </w:numPr>
        <w:spacing w:after="0" w:afterAutospacing="0" w:before="240" w:lineRule="auto"/>
        <w:ind w:left="720" w:hanging="360"/>
        <w:jc w:val="both"/>
        <w:rPr>
          <w:u w:val="none"/>
        </w:rPr>
      </w:pPr>
      <w:bookmarkStart w:colFirst="0" w:colLast="0" w:name="_wj9e3hy3tuvy" w:id="6"/>
      <w:bookmarkEnd w:id="6"/>
      <w:r w:rsidDel="00000000" w:rsidR="00000000" w:rsidRPr="00000000">
        <w:rPr>
          <w:rtl w:val="0"/>
        </w:rPr>
        <w:t xml:space="preserve">Tăng tính </w:t>
      </w:r>
      <w:r w:rsidDel="00000000" w:rsidR="00000000" w:rsidRPr="00000000">
        <w:rPr>
          <w:b w:val="1"/>
          <w:rtl w:val="0"/>
        </w:rPr>
        <w:t xml:space="preserve">tự động hóa</w:t>
      </w:r>
      <w:r w:rsidDel="00000000" w:rsidR="00000000" w:rsidRPr="00000000">
        <w:rPr>
          <w:rtl w:val="0"/>
        </w:rPr>
        <w:t xml:space="preserve">, giảm công sức quản lý thủ công.</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jc w:val="both"/>
        <w:rPr>
          <w:u w:val="none"/>
        </w:rPr>
      </w:pPr>
      <w:bookmarkStart w:colFirst="0" w:colLast="0" w:name="_wj9e3hy3tuvy" w:id="6"/>
      <w:bookmarkEnd w:id="6"/>
      <w:r w:rsidDel="00000000" w:rsidR="00000000" w:rsidRPr="00000000">
        <w:rPr>
          <w:rtl w:val="0"/>
        </w:rPr>
        <w:t xml:space="preserve">Hỗ trợ </w:t>
      </w:r>
      <w:r w:rsidDel="00000000" w:rsidR="00000000" w:rsidRPr="00000000">
        <w:rPr>
          <w:b w:val="1"/>
          <w:rtl w:val="0"/>
        </w:rPr>
        <w:t xml:space="preserve">mua sắm 24/7</w:t>
      </w:r>
      <w:r w:rsidDel="00000000" w:rsidR="00000000" w:rsidRPr="00000000">
        <w:rPr>
          <w:rtl w:val="0"/>
        </w:rPr>
        <w:t xml:space="preserve">, không giới hạn về thời gian và địa điểm.</w:t>
        <w:br w:type="textWrapping"/>
      </w:r>
    </w:p>
    <w:p w:rsidR="00000000" w:rsidDel="00000000" w:rsidP="00000000" w:rsidRDefault="00000000" w:rsidRPr="00000000" w14:paraId="00000050">
      <w:pPr>
        <w:numPr>
          <w:ilvl w:val="0"/>
          <w:numId w:val="3"/>
        </w:numPr>
        <w:spacing w:after="0" w:afterAutospacing="0" w:before="0" w:beforeAutospacing="0" w:lineRule="auto"/>
        <w:ind w:left="720" w:hanging="360"/>
        <w:jc w:val="both"/>
        <w:rPr>
          <w:u w:val="none"/>
        </w:rPr>
      </w:pPr>
      <w:bookmarkStart w:colFirst="0" w:colLast="0" w:name="_wj9e3hy3tuvy" w:id="6"/>
      <w:bookmarkEnd w:id="6"/>
      <w:r w:rsidDel="00000000" w:rsidR="00000000" w:rsidRPr="00000000">
        <w:rPr>
          <w:rtl w:val="0"/>
        </w:rPr>
        <w:t xml:space="preserve">Giao diện </w:t>
      </w:r>
      <w:r w:rsidDel="00000000" w:rsidR="00000000" w:rsidRPr="00000000">
        <w:rPr>
          <w:b w:val="1"/>
          <w:rtl w:val="0"/>
        </w:rPr>
        <w:t xml:space="preserve">thân thiện, dễ sử dụng</w:t>
      </w:r>
      <w:r w:rsidDel="00000000" w:rsidR="00000000" w:rsidRPr="00000000">
        <w:rPr>
          <w:rtl w:val="0"/>
        </w:rPr>
        <w:t xml:space="preserve">, phù hợp cho cả người mua và người quản lý.</w:t>
        <w:br w:type="textWrapping"/>
      </w:r>
    </w:p>
    <w:p w:rsidR="00000000" w:rsidDel="00000000" w:rsidP="00000000" w:rsidRDefault="00000000" w:rsidRPr="00000000" w14:paraId="00000051">
      <w:pPr>
        <w:numPr>
          <w:ilvl w:val="0"/>
          <w:numId w:val="3"/>
        </w:numPr>
        <w:spacing w:after="0" w:afterAutospacing="0" w:before="0" w:beforeAutospacing="0" w:lineRule="auto"/>
        <w:ind w:left="720" w:hanging="360"/>
        <w:jc w:val="both"/>
        <w:rPr>
          <w:u w:val="none"/>
        </w:rPr>
      </w:pPr>
      <w:bookmarkStart w:colFirst="0" w:colLast="0" w:name="_wj9e3hy3tuvy" w:id="6"/>
      <w:bookmarkEnd w:id="6"/>
      <w:r w:rsidDel="00000000" w:rsidR="00000000" w:rsidRPr="00000000">
        <w:rPr>
          <w:rtl w:val="0"/>
        </w:rPr>
        <w:t xml:space="preserve">Dễ dàng </w:t>
      </w:r>
      <w:r w:rsidDel="00000000" w:rsidR="00000000" w:rsidRPr="00000000">
        <w:rPr>
          <w:b w:val="1"/>
          <w:rtl w:val="0"/>
        </w:rPr>
        <w:t xml:space="preserve">mở rộng</w:t>
      </w:r>
      <w:r w:rsidDel="00000000" w:rsidR="00000000" w:rsidRPr="00000000">
        <w:rPr>
          <w:rtl w:val="0"/>
        </w:rPr>
        <w:t xml:space="preserve"> và </w:t>
      </w:r>
      <w:r w:rsidDel="00000000" w:rsidR="00000000" w:rsidRPr="00000000">
        <w:rPr>
          <w:b w:val="1"/>
          <w:rtl w:val="0"/>
        </w:rPr>
        <w:t xml:space="preserve">nâng cấp</w:t>
      </w:r>
      <w:r w:rsidDel="00000000" w:rsidR="00000000" w:rsidRPr="00000000">
        <w:rPr>
          <w:rtl w:val="0"/>
        </w:rPr>
        <w:t xml:space="preserve"> trong tương lai.</w:t>
      </w:r>
    </w:p>
    <w:p w:rsidR="00000000" w:rsidDel="00000000" w:rsidP="00000000" w:rsidRDefault="00000000" w:rsidRPr="00000000" w14:paraId="00000052">
      <w:pPr>
        <w:pStyle w:val="Heading2"/>
        <w:numPr>
          <w:ilvl w:val="1"/>
          <w:numId w:val="7"/>
        </w:numPr>
        <w:spacing w:after="120"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vertAlign w:val="baseline"/>
          <w:rtl w:val="0"/>
        </w:rPr>
        <w:t xml:space="preserve">Boundaries of the System</w:t>
      </w:r>
    </w:p>
    <w:p w:rsidR="00000000" w:rsidDel="00000000" w:rsidP="00000000" w:rsidRDefault="00000000" w:rsidRPr="00000000" w14:paraId="00000053">
      <w:pPr>
        <w:pStyle w:val="Heading3"/>
        <w:keepNext w:val="0"/>
        <w:spacing w:after="80" w:before="280" w:lineRule="auto"/>
        <w:jc w:val="both"/>
        <w:rPr>
          <w:rFonts w:ascii="Times New Roman" w:cs="Times New Roman" w:eastAsia="Times New Roman" w:hAnsi="Times New Roman"/>
        </w:rPr>
      </w:pPr>
      <w:bookmarkStart w:colFirst="0" w:colLast="0" w:name="_mhock7iuhna4" w:id="9"/>
      <w:bookmarkEnd w:id="9"/>
      <w:r w:rsidDel="00000000" w:rsidR="00000000" w:rsidRPr="00000000">
        <w:rPr>
          <w:rFonts w:ascii="Times New Roman" w:cs="Times New Roman" w:eastAsia="Times New Roman" w:hAnsi="Times New Roman"/>
          <w:rtl w:val="0"/>
        </w:rPr>
        <w:t xml:space="preserve">Phạm vi áp dụng:</w:t>
      </w:r>
    </w:p>
    <w:p w:rsidR="00000000" w:rsidDel="00000000" w:rsidP="00000000" w:rsidRDefault="00000000" w:rsidRPr="00000000" w14:paraId="00000054">
      <w:pPr>
        <w:numPr>
          <w:ilvl w:val="0"/>
          <w:numId w:val="8"/>
        </w:numPr>
        <w:spacing w:after="240" w:before="240" w:lineRule="auto"/>
        <w:ind w:left="720" w:hanging="360"/>
        <w:jc w:val="both"/>
      </w:pPr>
      <w:r w:rsidDel="00000000" w:rsidR="00000000" w:rsidRPr="00000000">
        <w:rPr>
          <w:rtl w:val="0"/>
        </w:rPr>
        <w:t xml:space="preserve">Áp dụng cho các </w:t>
      </w:r>
      <w:r w:rsidDel="00000000" w:rsidR="00000000" w:rsidRPr="00000000">
        <w:rPr>
          <w:b w:val="1"/>
          <w:rtl w:val="0"/>
        </w:rPr>
        <w:t xml:space="preserve">cửa hàng quần áo</w:t>
      </w:r>
      <w:r w:rsidDel="00000000" w:rsidR="00000000" w:rsidRPr="00000000">
        <w:rPr>
          <w:rtl w:val="0"/>
        </w:rPr>
        <w:t xml:space="preserve">, </w:t>
      </w:r>
      <w:r w:rsidDel="00000000" w:rsidR="00000000" w:rsidRPr="00000000">
        <w:rPr>
          <w:b w:val="1"/>
          <w:rtl w:val="0"/>
        </w:rPr>
        <w:t xml:space="preserve">shop thời trang online</w:t>
      </w:r>
      <w:r w:rsidDel="00000000" w:rsidR="00000000" w:rsidRPr="00000000">
        <w:rPr>
          <w:rtl w:val="0"/>
        </w:rPr>
        <w:t xml:space="preserve">, hoặc </w:t>
      </w:r>
      <w:r w:rsidDel="00000000" w:rsidR="00000000" w:rsidRPr="00000000">
        <w:rPr>
          <w:b w:val="1"/>
          <w:rtl w:val="0"/>
        </w:rPr>
        <w:t xml:space="preserve">doanh nghiệp bán lẻ</w:t>
      </w:r>
      <w:r w:rsidDel="00000000" w:rsidR="00000000" w:rsidRPr="00000000">
        <w:rPr>
          <w:rtl w:val="0"/>
        </w:rPr>
        <w:t xml:space="preserve">.</w:t>
      </w:r>
    </w:p>
    <w:p w:rsidR="00000000" w:rsidDel="00000000" w:rsidP="00000000" w:rsidRDefault="00000000" w:rsidRPr="00000000" w14:paraId="00000055">
      <w:pPr>
        <w:pStyle w:val="Heading3"/>
        <w:keepNext w:val="0"/>
        <w:spacing w:after="80" w:before="280" w:lineRule="auto"/>
        <w:jc w:val="both"/>
        <w:rPr>
          <w:rFonts w:ascii="Times New Roman" w:cs="Times New Roman" w:eastAsia="Times New Roman" w:hAnsi="Times New Roman"/>
        </w:rPr>
      </w:pPr>
      <w:bookmarkStart w:colFirst="0" w:colLast="0" w:name="_fenp92ay6mfn" w:id="10"/>
      <w:bookmarkEnd w:id="10"/>
      <w:r w:rsidDel="00000000" w:rsidR="00000000" w:rsidRPr="00000000">
        <w:rPr>
          <w:rFonts w:ascii="Times New Roman" w:cs="Times New Roman" w:eastAsia="Times New Roman" w:hAnsi="Times New Roman"/>
          <w:rtl w:val="0"/>
        </w:rPr>
        <w:t xml:space="preserve">Đối tượng sử dụng:</w:t>
      </w:r>
    </w:p>
    <w:p w:rsidR="00000000" w:rsidDel="00000000" w:rsidP="00000000" w:rsidRDefault="00000000" w:rsidRPr="00000000" w14:paraId="00000056">
      <w:pPr>
        <w:numPr>
          <w:ilvl w:val="0"/>
          <w:numId w:val="2"/>
        </w:numPr>
        <w:spacing w:after="0" w:afterAutospacing="0" w:before="240" w:lineRule="auto"/>
        <w:ind w:left="720" w:hanging="360"/>
        <w:jc w:val="both"/>
      </w:pPr>
      <w:r w:rsidDel="00000000" w:rsidR="00000000" w:rsidRPr="00000000">
        <w:rPr>
          <w:b w:val="1"/>
          <w:rtl w:val="0"/>
        </w:rPr>
        <w:t xml:space="preserve">Khách vãng lai (Guest):</w:t>
      </w:r>
      <w:r w:rsidDel="00000000" w:rsidR="00000000" w:rsidRPr="00000000">
        <w:rPr>
          <w:rtl w:val="0"/>
        </w:rPr>
        <w:t xml:space="preserve"> Người truy cập website để xem sản phẩm mà chưa có tài khoản.</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jc w:val="both"/>
      </w:pPr>
      <w:r w:rsidDel="00000000" w:rsidR="00000000" w:rsidRPr="00000000">
        <w:rPr>
          <w:b w:val="1"/>
          <w:rtl w:val="0"/>
        </w:rPr>
        <w:t xml:space="preserve">Thành viên (Member):</w:t>
      </w:r>
      <w:r w:rsidDel="00000000" w:rsidR="00000000" w:rsidRPr="00000000">
        <w:rPr>
          <w:rtl w:val="0"/>
        </w:rPr>
        <w:t xml:space="preserve"> Người dùng đã đăng ký tài khoản để mua hàng, đánh giá sản phẩm, theo dõi đơn hàng.</w:t>
        <w:br w:type="textWrapping"/>
      </w:r>
    </w:p>
    <w:p w:rsidR="00000000" w:rsidDel="00000000" w:rsidP="00000000" w:rsidRDefault="00000000" w:rsidRPr="00000000" w14:paraId="00000058">
      <w:pPr>
        <w:numPr>
          <w:ilvl w:val="0"/>
          <w:numId w:val="2"/>
        </w:numPr>
        <w:spacing w:after="240" w:before="0" w:beforeAutospacing="0" w:lineRule="auto"/>
        <w:ind w:left="720" w:hanging="360"/>
        <w:jc w:val="both"/>
      </w:pPr>
      <w:r w:rsidDel="00000000" w:rsidR="00000000" w:rsidRPr="00000000">
        <w:rPr>
          <w:b w:val="1"/>
          <w:rtl w:val="0"/>
        </w:rPr>
        <w:t xml:space="preserve">Quản trị viên (Admin):</w:t>
      </w:r>
      <w:r w:rsidDel="00000000" w:rsidR="00000000" w:rsidRPr="00000000">
        <w:rPr>
          <w:rtl w:val="0"/>
        </w:rPr>
        <w:t xml:space="preserve"> Người quản lý toàn bộ hệ thống, tài khoản người dùng, sản phẩm, đơn hàng và báo cáo.</w:t>
      </w:r>
    </w:p>
    <w:p w:rsidR="00000000" w:rsidDel="00000000" w:rsidP="00000000" w:rsidRDefault="00000000" w:rsidRPr="00000000" w14:paraId="00000059">
      <w:pPr>
        <w:pStyle w:val="Heading3"/>
        <w:keepNext w:val="0"/>
        <w:spacing w:after="80" w:before="280" w:lineRule="auto"/>
        <w:jc w:val="both"/>
        <w:rPr>
          <w:rFonts w:ascii="Times New Roman" w:cs="Times New Roman" w:eastAsia="Times New Roman" w:hAnsi="Times New Roman"/>
        </w:rPr>
      </w:pPr>
      <w:bookmarkStart w:colFirst="0" w:colLast="0" w:name="_7iv9aeub8pu" w:id="11"/>
      <w:bookmarkEnd w:id="11"/>
      <w:r w:rsidDel="00000000" w:rsidR="00000000" w:rsidRPr="00000000">
        <w:rPr>
          <w:rFonts w:ascii="Times New Roman" w:cs="Times New Roman" w:eastAsia="Times New Roman" w:hAnsi="Times New Roman"/>
          <w:rtl w:val="0"/>
        </w:rPr>
        <w:t xml:space="preserve">Giới hạn hệ thống:</w:t>
      </w:r>
    </w:p>
    <w:p w:rsidR="00000000" w:rsidDel="00000000" w:rsidP="00000000" w:rsidRDefault="00000000" w:rsidRPr="00000000" w14:paraId="0000005A">
      <w:pPr>
        <w:numPr>
          <w:ilvl w:val="0"/>
          <w:numId w:val="11"/>
        </w:numPr>
        <w:spacing w:after="0" w:afterAutospacing="0" w:before="240" w:lineRule="auto"/>
        <w:ind w:left="720" w:hanging="360"/>
        <w:jc w:val="both"/>
        <w:rPr>
          <w:u w:val="none"/>
        </w:rPr>
      </w:pPr>
      <w:r w:rsidDel="00000000" w:rsidR="00000000" w:rsidRPr="00000000">
        <w:rPr>
          <w:rtl w:val="0"/>
        </w:rPr>
        <w:t xml:space="preserve">Chỉ quản lý hoạt động </w:t>
      </w:r>
      <w:r w:rsidDel="00000000" w:rsidR="00000000" w:rsidRPr="00000000">
        <w:rPr>
          <w:b w:val="1"/>
          <w:rtl w:val="0"/>
        </w:rPr>
        <w:t xml:space="preserve">bán hàng online</w:t>
      </w:r>
      <w:r w:rsidDel="00000000" w:rsidR="00000000" w:rsidRPr="00000000">
        <w:rPr>
          <w:rtl w:val="0"/>
        </w:rPr>
        <w:t xml:space="preserve"> qua website (chưa tích hợp mạng xã hội).</w:t>
        <w:br w:type="textWrapping"/>
      </w:r>
    </w:p>
    <w:p w:rsidR="00000000" w:rsidDel="00000000" w:rsidP="00000000" w:rsidRDefault="00000000" w:rsidRPr="00000000" w14:paraId="0000005B">
      <w:pPr>
        <w:numPr>
          <w:ilvl w:val="0"/>
          <w:numId w:val="11"/>
        </w:numPr>
        <w:spacing w:after="0" w:afterAutospacing="0" w:before="0" w:beforeAutospacing="0" w:lineRule="auto"/>
        <w:ind w:left="720" w:hanging="360"/>
        <w:jc w:val="both"/>
        <w:rPr>
          <w:u w:val="none"/>
        </w:rPr>
      </w:pPr>
      <w:r w:rsidDel="00000000" w:rsidR="00000000" w:rsidRPr="00000000">
        <w:rPr>
          <w:rtl w:val="0"/>
        </w:rPr>
        <w:t xml:space="preserve">Chưa bao gồm chức năng </w:t>
      </w:r>
      <w:r w:rsidDel="00000000" w:rsidR="00000000" w:rsidRPr="00000000">
        <w:rPr>
          <w:b w:val="1"/>
          <w:rtl w:val="0"/>
        </w:rPr>
        <w:t xml:space="preserve">quản lý kho vật lý</w:t>
      </w:r>
      <w:r w:rsidDel="00000000" w:rsidR="00000000" w:rsidRPr="00000000">
        <w:rPr>
          <w:rtl w:val="0"/>
        </w:rPr>
        <w:t xml:space="preserve"> chi tiết (nhập - xuất - tồn).</w:t>
        <w:br w:type="textWrapping"/>
      </w:r>
    </w:p>
    <w:p w:rsidR="00000000" w:rsidDel="00000000" w:rsidP="00000000" w:rsidRDefault="00000000" w:rsidRPr="00000000" w14:paraId="0000005C">
      <w:pPr>
        <w:numPr>
          <w:ilvl w:val="0"/>
          <w:numId w:val="11"/>
        </w:numPr>
        <w:spacing w:after="240" w:before="0" w:beforeAutospacing="0" w:lineRule="auto"/>
        <w:ind w:left="720" w:hanging="360"/>
        <w:jc w:val="both"/>
        <w:rPr>
          <w:u w:val="none"/>
        </w:rPr>
      </w:pPr>
      <w:r w:rsidDel="00000000" w:rsidR="00000000" w:rsidRPr="00000000">
        <w:rPr>
          <w:rtl w:val="0"/>
        </w:rPr>
        <w:t xml:space="preserve">Giao diện thiết kế chủ yếu cho </w:t>
      </w:r>
      <w:r w:rsidDel="00000000" w:rsidR="00000000" w:rsidRPr="00000000">
        <w:rPr>
          <w:b w:val="1"/>
          <w:rtl w:val="0"/>
        </w:rPr>
        <w:t xml:space="preserve">thiết bị máy tính và di động</w:t>
      </w:r>
      <w:r w:rsidDel="00000000" w:rsidR="00000000" w:rsidRPr="00000000">
        <w:rPr>
          <w:rtl w:val="0"/>
        </w:rPr>
        <w:t xml:space="preserve"> thông thường.</w:t>
        <w:br w:type="textWrapping"/>
      </w:r>
    </w:p>
    <w:p w:rsidR="00000000" w:rsidDel="00000000" w:rsidP="00000000" w:rsidRDefault="00000000" w:rsidRPr="00000000" w14:paraId="0000005D">
      <w:pPr>
        <w:pStyle w:val="Heading2"/>
        <w:spacing w:after="120" w:before="0" w:lineRule="auto"/>
        <w:jc w:val="both"/>
        <w:rPr>
          <w:rFonts w:ascii="Times New Roman" w:cs="Times New Roman" w:eastAsia="Times New Roman" w:hAnsi="Times New Roman"/>
        </w:rPr>
      </w:pPr>
      <w:bookmarkStart w:colFirst="0" w:colLast="0" w:name="_6394srxdioea" w:id="12"/>
      <w:bookmarkEnd w:id="12"/>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pStyle w:val="Heading2"/>
        <w:numPr>
          <w:ilvl w:val="1"/>
          <w:numId w:val="7"/>
        </w:numPr>
        <w:spacing w:after="120" w:before="0" w:lineRule="auto"/>
        <w:ind w:left="0" w:firstLine="0"/>
        <w:jc w:val="both"/>
        <w:rPr>
          <w:rFonts w:ascii="Times New Roman" w:cs="Times New Roman" w:eastAsia="Times New Roman" w:hAnsi="Times New Roman"/>
        </w:rPr>
      </w:pPr>
      <w:bookmarkStart w:colFirst="0" w:colLast="0" w:name="_9rryhd38ea8t" w:id="13"/>
      <w:bookmarkEnd w:id="13"/>
      <w:r w:rsidDel="00000000" w:rsidR="00000000" w:rsidRPr="00000000">
        <w:rPr>
          <w:rFonts w:ascii="Times New Roman" w:cs="Times New Roman" w:eastAsia="Times New Roman" w:hAnsi="Times New Roman"/>
          <w:b w:val="1"/>
          <w:i w:val="1"/>
          <w:vertAlign w:val="baseline"/>
          <w:rtl w:val="0"/>
        </w:rPr>
        <w:t xml:space="preserve">Hardware and Software Requirements</w:t>
      </w:r>
      <w:r w:rsidDel="00000000" w:rsidR="00000000" w:rsidRPr="00000000">
        <w:rPr>
          <w:rtl w:val="0"/>
        </w:rPr>
      </w:r>
    </w:p>
    <w:p w:rsidR="00000000" w:rsidDel="00000000" w:rsidP="00000000" w:rsidRDefault="00000000" w:rsidRPr="00000000" w14:paraId="00000060">
      <w:pPr>
        <w:pStyle w:val="Heading3"/>
        <w:numPr>
          <w:ilvl w:val="2"/>
          <w:numId w:val="7"/>
        </w:numPr>
        <w:spacing w:after="120" w:before="0" w:lineRule="auto"/>
        <w:ind w:left="720" w:hanging="50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baseline"/>
          <w:rtl w:val="0"/>
        </w:rPr>
        <w:t xml:space="preserve">Minimum Requirements</w:t>
      </w:r>
      <w:r w:rsidDel="00000000" w:rsidR="00000000" w:rsidRPr="00000000">
        <w:rPr>
          <w:rtl w:val="0"/>
        </w:rPr>
      </w:r>
    </w:p>
    <w:tbl>
      <w:tblPr>
        <w:tblStyle w:val="Table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060"/>
        <w:gridCol w:w="4020"/>
        <w:tblGridChange w:id="0">
          <w:tblGrid>
            <w:gridCol w:w="1890"/>
            <w:gridCol w:w="3060"/>
            <w:gridCol w:w="402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pPr>
            <w:r w:rsidDel="00000000" w:rsidR="00000000" w:rsidRPr="00000000">
              <w:rPr>
                <w:rtl w:val="0"/>
              </w:rPr>
              <w:t xml:space="preserve">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pPr>
            <w:r w:rsidDel="00000000" w:rsidR="00000000" w:rsidRPr="00000000">
              <w:rPr>
                <w:rtl w:val="0"/>
              </w:rPr>
              <w:t xml:space="preserve">Client</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pPr>
            <w:r w:rsidDel="00000000" w:rsidR="00000000" w:rsidRPr="00000000">
              <w:rPr>
                <w:rtl w:val="0"/>
              </w:rPr>
              <w:t xml:space="preserve">Hardware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pPr>
            <w:r w:rsidDel="00000000" w:rsidR="00000000" w:rsidRPr="00000000">
              <w:rPr>
                <w:rtl w:val="0"/>
              </w:rPr>
              <w:t xml:space="preserve">* Ram 64 Mb</w:t>
            </w:r>
          </w:p>
          <w:p w:rsidR="00000000" w:rsidDel="00000000" w:rsidP="00000000" w:rsidRDefault="00000000" w:rsidRPr="00000000" w14:paraId="00000066">
            <w:pPr>
              <w:jc w:val="both"/>
              <w:rPr/>
            </w:pPr>
            <w:r w:rsidDel="00000000" w:rsidR="00000000" w:rsidRPr="00000000">
              <w:rPr>
                <w:rtl w:val="0"/>
              </w:rPr>
              <w:t xml:space="preserve">* CPU 800 MHZ</w:t>
            </w:r>
          </w:p>
          <w:p w:rsidR="00000000" w:rsidDel="00000000" w:rsidP="00000000" w:rsidRDefault="00000000" w:rsidRPr="00000000" w14:paraId="00000067">
            <w:pPr>
              <w:jc w:val="both"/>
              <w:rPr/>
            </w:pPr>
            <w:r w:rsidDel="00000000" w:rsidR="00000000" w:rsidRPr="00000000">
              <w:rPr>
                <w:rtl w:val="0"/>
              </w:rPr>
              <w:t xml:space="preserve">* Connect Internet or LAN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pPr>
            <w:r w:rsidDel="00000000" w:rsidR="00000000" w:rsidRPr="00000000">
              <w:rPr>
                <w:rtl w:val="0"/>
              </w:rPr>
              <w:t xml:space="preserve">* Ram 64 Mb</w:t>
            </w:r>
          </w:p>
          <w:p w:rsidR="00000000" w:rsidDel="00000000" w:rsidP="00000000" w:rsidRDefault="00000000" w:rsidRPr="00000000" w14:paraId="00000069">
            <w:pPr>
              <w:jc w:val="both"/>
              <w:rPr/>
            </w:pPr>
            <w:r w:rsidDel="00000000" w:rsidR="00000000" w:rsidRPr="00000000">
              <w:rPr>
                <w:rtl w:val="0"/>
              </w:rPr>
              <w:t xml:space="preserve">* CPU 800 MHZ</w:t>
            </w:r>
          </w:p>
          <w:p w:rsidR="00000000" w:rsidDel="00000000" w:rsidP="00000000" w:rsidRDefault="00000000" w:rsidRPr="00000000" w14:paraId="0000006A">
            <w:pPr>
              <w:jc w:val="both"/>
              <w:rPr/>
            </w:pPr>
            <w:r w:rsidDel="00000000" w:rsidR="00000000" w:rsidRPr="00000000">
              <w:rPr>
                <w:rtl w:val="0"/>
              </w:rPr>
              <w:t xml:space="preserve">* Connect Internet or LAN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pPr>
            <w:r w:rsidDel="00000000" w:rsidR="00000000" w:rsidRPr="00000000">
              <w:rPr>
                <w:rtl w:val="0"/>
              </w:rPr>
              <w:t xml:space="preserve">Software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pPr>
            <w:r w:rsidDel="00000000" w:rsidR="00000000" w:rsidRPr="00000000">
              <w:rPr>
                <w:rtl w:val="0"/>
              </w:rPr>
              <w:t xml:space="preserve">* App 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pPr>
            <w:r w:rsidDel="00000000" w:rsidR="00000000" w:rsidRPr="00000000">
              <w:rPr>
                <w:rtl w:val="0"/>
              </w:rPr>
              <w:t xml:space="preserve">* Window 98</w:t>
            </w:r>
          </w:p>
          <w:p w:rsidR="00000000" w:rsidDel="00000000" w:rsidP="00000000" w:rsidRDefault="00000000" w:rsidRPr="00000000" w14:paraId="0000006E">
            <w:pPr>
              <w:jc w:val="both"/>
              <w:rPr/>
            </w:pPr>
            <w:r w:rsidDel="00000000" w:rsidR="00000000" w:rsidRPr="00000000">
              <w:rPr>
                <w:rtl w:val="0"/>
              </w:rPr>
              <w:t xml:space="preserve">* IE 4.0 hoặc firefox 1.0</w:t>
            </w:r>
          </w:p>
        </w:tc>
      </w:tr>
    </w:tbl>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pStyle w:val="Heading3"/>
        <w:numPr>
          <w:ilvl w:val="2"/>
          <w:numId w:val="7"/>
        </w:numPr>
        <w:spacing w:after="120" w:before="0" w:lineRule="auto"/>
        <w:ind w:left="720" w:hanging="504.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baseline"/>
          <w:rtl w:val="0"/>
        </w:rPr>
        <w:t xml:space="preserve">Recommended Requirements</w:t>
      </w:r>
      <w:r w:rsidDel="00000000" w:rsidR="00000000" w:rsidRPr="00000000">
        <w:rPr>
          <w:rtl w:val="0"/>
        </w:rPr>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165"/>
        <w:gridCol w:w="3915"/>
        <w:tblGridChange w:id="0">
          <w:tblGrid>
            <w:gridCol w:w="1890"/>
            <w:gridCol w:w="3165"/>
            <w:gridCol w:w="39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pPr>
            <w:r w:rsidDel="00000000" w:rsidR="00000000" w:rsidRPr="00000000">
              <w:rPr>
                <w:rtl w:val="0"/>
              </w:rPr>
              <w:t xml:space="preserve">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pPr>
            <w:r w:rsidDel="00000000" w:rsidR="00000000" w:rsidRPr="00000000">
              <w:rPr>
                <w:rtl w:val="0"/>
              </w:rPr>
              <w:t xml:space="preserve">Client</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pPr>
            <w:r w:rsidDel="00000000" w:rsidR="00000000" w:rsidRPr="00000000">
              <w:rPr>
                <w:rtl w:val="0"/>
              </w:rPr>
              <w:t xml:space="preserve">Hardware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pPr>
            <w:r w:rsidDel="00000000" w:rsidR="00000000" w:rsidRPr="00000000">
              <w:rPr>
                <w:rtl w:val="0"/>
              </w:rPr>
              <w:t xml:space="preserve">* Ram 252 Mb</w:t>
            </w:r>
          </w:p>
          <w:p w:rsidR="00000000" w:rsidDel="00000000" w:rsidP="00000000" w:rsidRDefault="00000000" w:rsidRPr="00000000" w14:paraId="00000077">
            <w:pPr>
              <w:jc w:val="both"/>
              <w:rPr/>
            </w:pPr>
            <w:r w:rsidDel="00000000" w:rsidR="00000000" w:rsidRPr="00000000">
              <w:rPr>
                <w:rtl w:val="0"/>
              </w:rPr>
              <w:t xml:space="preserve">* CPU Celeron 1.8</w:t>
            </w:r>
          </w:p>
          <w:p w:rsidR="00000000" w:rsidDel="00000000" w:rsidP="00000000" w:rsidRDefault="00000000" w:rsidRPr="00000000" w14:paraId="00000078">
            <w:pPr>
              <w:jc w:val="both"/>
              <w:rPr/>
            </w:pPr>
            <w:r w:rsidDel="00000000" w:rsidR="00000000" w:rsidRPr="00000000">
              <w:rPr>
                <w:rtl w:val="0"/>
              </w:rPr>
              <w:t xml:space="preserve">* Connect Internet or LAN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pPr>
            <w:r w:rsidDel="00000000" w:rsidR="00000000" w:rsidRPr="00000000">
              <w:rPr>
                <w:rtl w:val="0"/>
              </w:rPr>
              <w:t xml:space="preserve">* Ram 128 Mb</w:t>
            </w:r>
          </w:p>
          <w:p w:rsidR="00000000" w:rsidDel="00000000" w:rsidP="00000000" w:rsidRDefault="00000000" w:rsidRPr="00000000" w14:paraId="0000007A">
            <w:pPr>
              <w:jc w:val="both"/>
              <w:rPr/>
            </w:pPr>
            <w:r w:rsidDel="00000000" w:rsidR="00000000" w:rsidRPr="00000000">
              <w:rPr>
                <w:rtl w:val="0"/>
              </w:rPr>
              <w:t xml:space="preserve">* CPU 800 MHZ</w:t>
            </w:r>
          </w:p>
          <w:p w:rsidR="00000000" w:rsidDel="00000000" w:rsidP="00000000" w:rsidRDefault="00000000" w:rsidRPr="00000000" w14:paraId="0000007B">
            <w:pPr>
              <w:jc w:val="both"/>
              <w:rPr/>
            </w:pPr>
            <w:r w:rsidDel="00000000" w:rsidR="00000000" w:rsidRPr="00000000">
              <w:rPr>
                <w:rtl w:val="0"/>
              </w:rPr>
              <w:t xml:space="preserve">* Connect Internet or LAN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pPr>
            <w:r w:rsidDel="00000000" w:rsidR="00000000" w:rsidRPr="00000000">
              <w:rPr>
                <w:rtl w:val="0"/>
              </w:rPr>
              <w:t xml:space="preserve">Software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ind w:left="0" w:firstLine="0"/>
              <w:jc w:val="both"/>
              <w:rPr/>
            </w:pPr>
            <w:r w:rsidDel="00000000" w:rsidR="00000000" w:rsidRPr="00000000">
              <w:rPr>
                <w:rtl w:val="0"/>
              </w:rPr>
              <w:t xml:space="preserve">* App 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pPr>
            <w:r w:rsidDel="00000000" w:rsidR="00000000" w:rsidRPr="00000000">
              <w:rPr>
                <w:rtl w:val="0"/>
              </w:rPr>
              <w:t xml:space="preserve">* Từ Windown 98 trở lên</w:t>
            </w:r>
          </w:p>
          <w:p w:rsidR="00000000" w:rsidDel="00000000" w:rsidP="00000000" w:rsidRDefault="00000000" w:rsidRPr="00000000" w14:paraId="0000007F">
            <w:pPr>
              <w:jc w:val="both"/>
              <w:rPr/>
            </w:pPr>
            <w:r w:rsidDel="00000000" w:rsidR="00000000" w:rsidRPr="00000000">
              <w:rPr>
                <w:rtl w:val="0"/>
              </w:rPr>
              <w:t xml:space="preserve">* IE 6.0 hoặc Firefox 2.0 trở lên</w:t>
            </w:r>
          </w:p>
        </w:tc>
      </w:tr>
    </w:tbl>
    <w:p w:rsidR="00000000" w:rsidDel="00000000" w:rsidP="00000000" w:rsidRDefault="00000000" w:rsidRPr="00000000" w14:paraId="00000080">
      <w:pPr>
        <w:pStyle w:val="Heading1"/>
        <w:spacing w:after="120" w:line="288" w:lineRule="auto"/>
        <w:ind w:left="0" w:firstLine="0"/>
        <w:rPr>
          <w:sz w:val="32"/>
          <w:szCs w:val="32"/>
        </w:rPr>
      </w:pPr>
      <w:bookmarkStart w:colFirst="0" w:colLast="0" w:name="_5cc4tbrfe5i3" w:id="14"/>
      <w:bookmarkEnd w:id="14"/>
      <w:r w:rsidDel="00000000" w:rsidR="00000000" w:rsidRPr="00000000">
        <w:rPr>
          <w:rtl w:val="0"/>
        </w:rPr>
      </w:r>
    </w:p>
    <w:p w:rsidR="00000000" w:rsidDel="00000000" w:rsidP="00000000" w:rsidRDefault="00000000" w:rsidRPr="00000000" w14:paraId="00000081">
      <w:pPr>
        <w:pStyle w:val="Heading1"/>
        <w:spacing w:after="120" w:line="288" w:lineRule="auto"/>
        <w:ind w:left="720" w:firstLine="0"/>
        <w:rPr>
          <w:sz w:val="32"/>
          <w:szCs w:val="32"/>
        </w:rPr>
      </w:pPr>
      <w:bookmarkStart w:colFirst="0" w:colLast="0" w:name="_e7alx6mwauy" w:id="15"/>
      <w:bookmarkEnd w:id="15"/>
      <w:r w:rsidDel="00000000" w:rsidR="00000000" w:rsidRPr="00000000">
        <w:rPr>
          <w:rtl w:val="0"/>
        </w:rPr>
      </w:r>
    </w:p>
    <w:p w:rsidR="00000000" w:rsidDel="00000000" w:rsidP="00000000" w:rsidRDefault="00000000" w:rsidRPr="00000000" w14:paraId="00000082">
      <w:pPr>
        <w:pStyle w:val="Heading1"/>
        <w:spacing w:after="120" w:line="288" w:lineRule="auto"/>
        <w:ind w:left="720" w:firstLine="0"/>
        <w:rPr>
          <w:sz w:val="32"/>
          <w:szCs w:val="32"/>
        </w:rPr>
      </w:pPr>
      <w:bookmarkStart w:colFirst="0" w:colLast="0" w:name="_iv10n9dtqutm" w:id="16"/>
      <w:bookmarkEnd w:id="16"/>
      <w:r w:rsidDel="00000000" w:rsidR="00000000" w:rsidRPr="00000000">
        <w:rPr>
          <w:rtl w:val="0"/>
        </w:rPr>
      </w:r>
    </w:p>
    <w:p w:rsidR="00000000" w:rsidDel="00000000" w:rsidP="00000000" w:rsidRDefault="00000000" w:rsidRPr="00000000" w14:paraId="00000083">
      <w:pPr>
        <w:pStyle w:val="Heading1"/>
        <w:spacing w:after="120" w:line="288" w:lineRule="auto"/>
        <w:ind w:left="720" w:firstLine="0"/>
        <w:rPr>
          <w:sz w:val="32"/>
          <w:szCs w:val="32"/>
        </w:rPr>
      </w:pPr>
      <w:bookmarkStart w:colFirst="0" w:colLast="0" w:name="_k3worfubkswl" w:id="17"/>
      <w:bookmarkEnd w:id="17"/>
      <w:r w:rsidDel="00000000" w:rsidR="00000000" w:rsidRPr="00000000">
        <w:rPr>
          <w:rtl w:val="0"/>
        </w:rPr>
      </w:r>
    </w:p>
    <w:p w:rsidR="00000000" w:rsidDel="00000000" w:rsidP="00000000" w:rsidRDefault="00000000" w:rsidRPr="00000000" w14:paraId="00000084">
      <w:pPr>
        <w:pStyle w:val="Heading1"/>
        <w:spacing w:after="120" w:line="288" w:lineRule="auto"/>
        <w:ind w:left="720" w:firstLine="0"/>
        <w:rPr>
          <w:sz w:val="32"/>
          <w:szCs w:val="32"/>
        </w:rPr>
      </w:pPr>
      <w:bookmarkStart w:colFirst="0" w:colLast="0" w:name="_pgwf265i4n0u" w:id="18"/>
      <w:bookmarkEnd w:id="18"/>
      <w:r w:rsidDel="00000000" w:rsidR="00000000" w:rsidRPr="00000000">
        <w:rPr>
          <w:rtl w:val="0"/>
        </w:rPr>
      </w:r>
    </w:p>
    <w:p w:rsidR="00000000" w:rsidDel="00000000" w:rsidP="00000000" w:rsidRDefault="00000000" w:rsidRPr="00000000" w14:paraId="00000085">
      <w:pPr>
        <w:pStyle w:val="Heading1"/>
        <w:spacing w:after="120" w:line="288" w:lineRule="auto"/>
        <w:ind w:left="720" w:firstLine="0"/>
        <w:rPr>
          <w:sz w:val="32"/>
          <w:szCs w:val="32"/>
        </w:rPr>
      </w:pPr>
      <w:bookmarkStart w:colFirst="0" w:colLast="0" w:name="_x5viogfikv3z" w:id="19"/>
      <w:bookmarkEnd w:id="19"/>
      <w:r w:rsidDel="00000000" w:rsidR="00000000" w:rsidRPr="00000000">
        <w:rPr>
          <w:rtl w:val="0"/>
        </w:rPr>
      </w:r>
    </w:p>
    <w:p w:rsidR="00000000" w:rsidDel="00000000" w:rsidP="00000000" w:rsidRDefault="00000000" w:rsidRPr="00000000" w14:paraId="00000086">
      <w:pPr>
        <w:pStyle w:val="Heading1"/>
        <w:spacing w:after="120" w:line="288" w:lineRule="auto"/>
        <w:ind w:left="720" w:firstLine="0"/>
        <w:rPr>
          <w:sz w:val="32"/>
          <w:szCs w:val="32"/>
        </w:rPr>
      </w:pPr>
      <w:bookmarkStart w:colFirst="0" w:colLast="0" w:name="_1cgvc6lyl541" w:id="20"/>
      <w:bookmarkEnd w:id="20"/>
      <w:r w:rsidDel="00000000" w:rsidR="00000000" w:rsidRPr="00000000">
        <w:rPr>
          <w:rtl w:val="0"/>
        </w:rPr>
      </w:r>
    </w:p>
    <w:p w:rsidR="00000000" w:rsidDel="00000000" w:rsidP="00000000" w:rsidRDefault="00000000" w:rsidRPr="00000000" w14:paraId="00000087">
      <w:pPr>
        <w:pStyle w:val="Heading1"/>
        <w:spacing w:after="120" w:line="288" w:lineRule="auto"/>
        <w:ind w:left="720" w:firstLine="0"/>
        <w:rPr>
          <w:sz w:val="32"/>
          <w:szCs w:val="32"/>
        </w:rPr>
      </w:pPr>
      <w:bookmarkStart w:colFirst="0" w:colLast="0" w:name="_8lo2o6z4nl5t" w:id="21"/>
      <w:bookmarkEnd w:id="21"/>
      <w:r w:rsidDel="00000000" w:rsidR="00000000" w:rsidRPr="00000000">
        <w:rPr>
          <w:rtl w:val="0"/>
        </w:rPr>
      </w:r>
    </w:p>
    <w:p w:rsidR="00000000" w:rsidDel="00000000" w:rsidP="00000000" w:rsidRDefault="00000000" w:rsidRPr="00000000" w14:paraId="00000088">
      <w:pPr>
        <w:pStyle w:val="Heading1"/>
        <w:spacing w:after="120" w:line="288" w:lineRule="auto"/>
        <w:ind w:left="0" w:firstLine="0"/>
        <w:rPr>
          <w:sz w:val="32"/>
          <w:szCs w:val="32"/>
        </w:rPr>
      </w:pPr>
      <w:bookmarkStart w:colFirst="0" w:colLast="0" w:name="_1rjnvewvf5pd" w:id="22"/>
      <w:bookmarkEnd w:id="22"/>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pStyle w:val="Heading1"/>
        <w:numPr>
          <w:ilvl w:val="0"/>
          <w:numId w:val="12"/>
        </w:numPr>
        <w:spacing w:after="0" w:afterAutospacing="0" w:line="288" w:lineRule="auto"/>
        <w:ind w:left="1440" w:hanging="360"/>
        <w:rPr>
          <w:sz w:val="32"/>
          <w:szCs w:val="32"/>
          <w:u w:val="none"/>
        </w:rPr>
      </w:pPr>
      <w:bookmarkStart w:colFirst="0" w:colLast="0" w:name="_zg15oj1yj6ee" w:id="23"/>
      <w:bookmarkEnd w:id="23"/>
      <w:r w:rsidDel="00000000" w:rsidR="00000000" w:rsidRPr="00000000">
        <w:rPr>
          <w:sz w:val="32"/>
          <w:szCs w:val="32"/>
          <w:rtl w:val="0"/>
        </w:rPr>
        <w:t xml:space="preserve">Customer Requirements Specification</w:t>
      </w:r>
      <w:r w:rsidDel="00000000" w:rsidR="00000000" w:rsidRPr="00000000">
        <w:rPr>
          <w:rtl w:val="0"/>
        </w:rPr>
      </w:r>
    </w:p>
    <w:p w:rsidR="00000000" w:rsidDel="00000000" w:rsidP="00000000" w:rsidRDefault="00000000" w:rsidRPr="00000000" w14:paraId="0000008D">
      <w:pPr>
        <w:pStyle w:val="Heading2"/>
        <w:numPr>
          <w:ilvl w:val="0"/>
          <w:numId w:val="9"/>
        </w:numPr>
        <w:spacing w:after="0" w:afterAutospacing="0" w:before="0" w:lineRule="auto"/>
        <w:ind w:left="720" w:hanging="360"/>
        <w:jc w:val="both"/>
        <w:rPr>
          <w:rFonts w:ascii="Times New Roman" w:cs="Times New Roman" w:eastAsia="Times New Roman" w:hAnsi="Times New Roman"/>
          <w:b w:val="1"/>
          <w:i w:val="1"/>
          <w:u w:val="none"/>
          <w:vertAlign w:val="baseline"/>
        </w:rPr>
      </w:pPr>
      <w:bookmarkStart w:colFirst="0" w:colLast="0" w:name="_lizu9a21wcb8" w:id="24"/>
      <w:bookmarkEnd w:id="24"/>
      <w:r w:rsidDel="00000000" w:rsidR="00000000" w:rsidRPr="00000000">
        <w:rPr>
          <w:rFonts w:ascii="Times New Roman" w:cs="Times New Roman" w:eastAsia="Times New Roman" w:hAnsi="Times New Roman"/>
          <w:b w:val="1"/>
          <w:i w:val="1"/>
          <w:vertAlign w:val="baseline"/>
          <w:rtl w:val="0"/>
        </w:rPr>
        <w:t xml:space="preserve">Users of the System</w:t>
      </w:r>
      <w:r w:rsidDel="00000000" w:rsidR="00000000" w:rsidRPr="00000000">
        <w:rPr>
          <w:rtl w:val="0"/>
        </w:rPr>
      </w:r>
    </w:p>
    <w:p w:rsidR="00000000" w:rsidDel="00000000" w:rsidP="00000000" w:rsidRDefault="00000000" w:rsidRPr="00000000" w14:paraId="0000008E">
      <w:pPr>
        <w:numPr>
          <w:ilvl w:val="0"/>
          <w:numId w:val="6"/>
        </w:numPr>
        <w:spacing w:after="0" w:afterAutospacing="0" w:lineRule="auto"/>
        <w:ind w:left="720" w:hanging="360"/>
        <w:jc w:val="both"/>
        <w:rPr>
          <w:u w:val="none"/>
          <w:vertAlign w:val="baseline"/>
        </w:rPr>
      </w:pPr>
      <w:r w:rsidDel="00000000" w:rsidR="00000000" w:rsidRPr="00000000">
        <w:rPr>
          <w:vertAlign w:val="baseline"/>
          <w:rtl w:val="0"/>
        </w:rPr>
        <w:t xml:space="preserve">Khách vãng lai (Guest) </w:t>
      </w:r>
    </w:p>
    <w:p w:rsidR="00000000" w:rsidDel="00000000" w:rsidP="00000000" w:rsidRDefault="00000000" w:rsidRPr="00000000" w14:paraId="0000008F">
      <w:pPr>
        <w:numPr>
          <w:ilvl w:val="0"/>
          <w:numId w:val="6"/>
        </w:numPr>
        <w:spacing w:after="0" w:afterAutospacing="0" w:lineRule="auto"/>
        <w:ind w:left="720" w:hanging="360"/>
        <w:jc w:val="both"/>
        <w:rPr>
          <w:u w:val="none"/>
          <w:vertAlign w:val="baseline"/>
        </w:rPr>
      </w:pPr>
      <w:r w:rsidDel="00000000" w:rsidR="00000000" w:rsidRPr="00000000">
        <w:rPr>
          <w:vertAlign w:val="baseline"/>
          <w:rtl w:val="0"/>
        </w:rPr>
        <w:t xml:space="preserve">Thành viên (Member) </w:t>
      </w:r>
    </w:p>
    <w:p w:rsidR="00000000" w:rsidDel="00000000" w:rsidP="00000000" w:rsidRDefault="00000000" w:rsidRPr="00000000" w14:paraId="00000090">
      <w:pPr>
        <w:numPr>
          <w:ilvl w:val="0"/>
          <w:numId w:val="6"/>
        </w:numPr>
        <w:spacing w:after="120" w:lineRule="auto"/>
        <w:ind w:left="720" w:hanging="360"/>
        <w:jc w:val="both"/>
        <w:rPr>
          <w:u w:val="none"/>
          <w:vertAlign w:val="baseline"/>
        </w:rPr>
      </w:pPr>
      <w:bookmarkStart w:colFirst="0" w:colLast="0" w:name="_xoudbv2bcv8f" w:id="25"/>
      <w:bookmarkEnd w:id="25"/>
      <w:r w:rsidDel="00000000" w:rsidR="00000000" w:rsidRPr="00000000">
        <w:rPr>
          <w:vertAlign w:val="baseline"/>
          <w:rtl w:val="0"/>
        </w:rPr>
        <w:t xml:space="preserve">Quản trị (Admin) </w:t>
      </w:r>
    </w:p>
    <w:p w:rsidR="00000000" w:rsidDel="00000000" w:rsidP="00000000" w:rsidRDefault="00000000" w:rsidRPr="00000000" w14:paraId="00000091">
      <w:pPr>
        <w:spacing w:after="120" w:lineRule="auto"/>
        <w:jc w:val="both"/>
        <w:rPr/>
      </w:pPr>
      <w:bookmarkStart w:colFirst="0" w:colLast="0" w:name="_amo6sy7fsnh0" w:id="26"/>
      <w:bookmarkEnd w:id="26"/>
      <w:r w:rsidDel="00000000" w:rsidR="00000000" w:rsidRPr="00000000">
        <w:rPr>
          <w:rtl w:val="0"/>
        </w:rPr>
      </w:r>
    </w:p>
    <w:p w:rsidR="00000000" w:rsidDel="00000000" w:rsidP="00000000" w:rsidRDefault="00000000" w:rsidRPr="00000000" w14:paraId="00000092">
      <w:pPr>
        <w:pStyle w:val="Heading2"/>
        <w:numPr>
          <w:ilvl w:val="0"/>
          <w:numId w:val="9"/>
        </w:numPr>
        <w:spacing w:after="0" w:afterAutospacing="0" w:before="0" w:lineRule="auto"/>
        <w:ind w:left="720" w:hanging="360"/>
        <w:jc w:val="both"/>
        <w:rPr>
          <w:rFonts w:ascii="Times New Roman" w:cs="Times New Roman" w:eastAsia="Times New Roman" w:hAnsi="Times New Roman"/>
          <w:b w:val="1"/>
          <w:i w:val="1"/>
          <w:u w:val="none"/>
          <w:vertAlign w:val="baseline"/>
        </w:rPr>
      </w:pPr>
      <w:r w:rsidDel="00000000" w:rsidR="00000000" w:rsidRPr="00000000">
        <w:rPr>
          <w:rFonts w:ascii="Times New Roman" w:cs="Times New Roman" w:eastAsia="Times New Roman" w:hAnsi="Times New Roman"/>
          <w:b w:val="1"/>
          <w:i w:val="1"/>
          <w:vertAlign w:val="baseline"/>
          <w:rtl w:val="0"/>
        </w:rPr>
        <w:t xml:space="preserve">System functions</w:t>
      </w:r>
      <w:r w:rsidDel="00000000" w:rsidR="00000000" w:rsidRPr="00000000">
        <w:rPr>
          <w:rtl w:val="0"/>
        </w:rPr>
      </w:r>
    </w:p>
    <w:p w:rsidR="00000000" w:rsidDel="00000000" w:rsidP="00000000" w:rsidRDefault="00000000" w:rsidRPr="00000000" w14:paraId="00000093">
      <w:pPr>
        <w:numPr>
          <w:ilvl w:val="0"/>
          <w:numId w:val="4"/>
        </w:numPr>
        <w:spacing w:after="120" w:line="288" w:lineRule="auto"/>
        <w:ind w:left="720" w:hanging="360"/>
        <w:jc w:val="both"/>
        <w:rPr>
          <w:b w:val="1"/>
          <w:u w:val="none"/>
        </w:rPr>
      </w:pPr>
      <w:r w:rsidDel="00000000" w:rsidR="00000000" w:rsidRPr="00000000">
        <w:rPr>
          <w:b w:val="1"/>
          <w:vertAlign w:val="baseline"/>
          <w:rtl w:val="0"/>
        </w:rPr>
        <w:t xml:space="preserve">Các chức năng của guest: Kh</w:t>
      </w:r>
      <w:r w:rsidDel="00000000" w:rsidR="00000000" w:rsidRPr="00000000">
        <w:rPr>
          <w:b w:val="1"/>
          <w:rtl w:val="0"/>
        </w:rPr>
        <w:t xml:space="preserve">ách hàng vãng lai</w:t>
      </w:r>
      <w:r w:rsidDel="00000000" w:rsidR="00000000" w:rsidRPr="00000000">
        <w:rPr>
          <w:rtl w:val="0"/>
        </w:rPr>
      </w:r>
    </w:p>
    <w:p w:rsidR="00000000" w:rsidDel="00000000" w:rsidP="00000000" w:rsidRDefault="00000000" w:rsidRPr="00000000" w14:paraId="00000094">
      <w:pPr>
        <w:ind w:left="720" w:firstLine="0"/>
        <w:jc w:val="both"/>
        <w:rPr>
          <w:vertAlign w:val="baseline"/>
        </w:rPr>
      </w:pPr>
      <w:r w:rsidDel="00000000" w:rsidR="00000000" w:rsidRPr="00000000">
        <w:rPr>
          <w:vertAlign w:val="baseline"/>
          <w:rtl w:val="0"/>
        </w:rPr>
        <w:t xml:space="preserve">+ Tìm kiếm s</w:t>
      </w:r>
      <w:r w:rsidDel="00000000" w:rsidR="00000000" w:rsidRPr="00000000">
        <w:rPr>
          <w:rtl w:val="0"/>
        </w:rPr>
        <w:t xml:space="preserve">ản phẩm</w:t>
      </w: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tbl>
      <w:tblPr>
        <w:tblStyle w:val="Table4"/>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jc w:val="both"/>
              <w:rPr/>
            </w:pPr>
            <w:r w:rsidDel="00000000" w:rsidR="00000000" w:rsidRPr="00000000">
              <w:rPr>
                <w:rtl w:val="0"/>
              </w:rPr>
              <w:t xml:space="preserve">Cho phép tìm kiếm theo tên, loại, giá, màu sắc, thương hiệu.</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jc w:val="both"/>
              <w:rPr/>
            </w:pPr>
            <w:r w:rsidDel="00000000" w:rsidR="00000000" w:rsidRPr="00000000">
              <w:rPr>
                <w:rtl w:val="0"/>
              </w:rPr>
              <w:t xml:space="preserve">Nhập từ khóa hoặc bộ lọc tìm kiếm.</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jc w:val="both"/>
              <w:rPr/>
            </w:pPr>
            <w:r w:rsidDel="00000000" w:rsidR="00000000" w:rsidRPr="00000000">
              <w:rPr>
                <w:rtl w:val="0"/>
              </w:rPr>
              <w:t xml:space="preserve">Tìm kiếm trong CSDL.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jc w:val="both"/>
              <w:rPr/>
            </w:pPr>
            <w:r w:rsidDel="00000000" w:rsidR="00000000" w:rsidRPr="00000000">
              <w:rPr>
                <w:rtl w:val="0"/>
              </w:rPr>
              <w:t xml:space="preserve">Danh sách kết quả phù hợp.</w:t>
            </w:r>
          </w:p>
        </w:tc>
      </w:tr>
    </w:tbl>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ind w:left="720" w:firstLine="0"/>
        <w:jc w:val="both"/>
        <w:rPr/>
      </w:pPr>
      <w:r w:rsidDel="00000000" w:rsidR="00000000" w:rsidRPr="00000000">
        <w:rPr>
          <w:vertAlign w:val="baseline"/>
          <w:rtl w:val="0"/>
        </w:rPr>
        <w:t xml:space="preserve">+ </w:t>
      </w:r>
      <w:r w:rsidDel="00000000" w:rsidR="00000000" w:rsidRPr="00000000">
        <w:rPr>
          <w:rtl w:val="0"/>
        </w:rPr>
        <w:t xml:space="preserve">Lọc và sắp xếp sản phẩm</w:t>
      </w:r>
    </w:p>
    <w:p w:rsidR="00000000" w:rsidDel="00000000" w:rsidP="00000000" w:rsidRDefault="00000000" w:rsidRPr="00000000" w14:paraId="000000A0">
      <w:pPr>
        <w:jc w:val="both"/>
        <w:rPr/>
      </w:pPr>
      <w:r w:rsidDel="00000000" w:rsidR="00000000" w:rsidRPr="00000000">
        <w:rPr>
          <w:rtl w:val="0"/>
        </w:rPr>
      </w:r>
    </w:p>
    <w:tbl>
      <w:tblPr>
        <w:tblStyle w:val="Table5"/>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jc w:val="both"/>
              <w:rPr/>
            </w:pPr>
            <w:r w:rsidDel="00000000" w:rsidR="00000000" w:rsidRPr="00000000">
              <w:rPr>
                <w:rtl w:val="0"/>
              </w:rPr>
              <w:t xml:space="preserve">Giúp người dùng lọc theo giá, kích cỡ, thương hiệu, giới tính,...</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jc w:val="both"/>
              <w:rPr/>
            </w:pPr>
            <w:r w:rsidDel="00000000" w:rsidR="00000000" w:rsidRPr="00000000">
              <w:rPr>
                <w:rtl w:val="0"/>
              </w:rPr>
              <w:t xml:space="preserve">Chọn tiêu chí lọc/sắp xếp.</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jc w:val="both"/>
              <w:rPr/>
            </w:pPr>
            <w:r w:rsidDel="00000000" w:rsidR="00000000" w:rsidRPr="00000000">
              <w:rPr>
                <w:rtl w:val="0"/>
              </w:rPr>
              <w:t xml:space="preserve">Truy vấn dữ liệu theo tiêu chí.</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jc w:val="both"/>
              <w:rPr/>
            </w:pPr>
            <w:r w:rsidDel="00000000" w:rsidR="00000000" w:rsidRPr="00000000">
              <w:rPr>
                <w:rtl w:val="0"/>
              </w:rPr>
              <w:t xml:space="preserve">Hiển thị sản phẩm theo yêu cầu.</w:t>
            </w:r>
          </w:p>
        </w:tc>
      </w:tr>
    </w:tbl>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ind w:left="720" w:firstLine="0"/>
        <w:jc w:val="both"/>
        <w:rPr/>
      </w:pPr>
      <w:r w:rsidDel="00000000" w:rsidR="00000000" w:rsidRPr="00000000">
        <w:rPr>
          <w:vertAlign w:val="baseline"/>
          <w:rtl w:val="0"/>
        </w:rPr>
        <w:t xml:space="preserve">+ </w:t>
      </w:r>
      <w:r w:rsidDel="00000000" w:rsidR="00000000" w:rsidRPr="00000000">
        <w:rPr>
          <w:rtl w:val="0"/>
        </w:rPr>
        <w:t xml:space="preserve">Xem sản phẩm</w:t>
      </w:r>
    </w:p>
    <w:p w:rsidR="00000000" w:rsidDel="00000000" w:rsidP="00000000" w:rsidRDefault="00000000" w:rsidRPr="00000000" w14:paraId="000000AB">
      <w:pPr>
        <w:jc w:val="both"/>
        <w:rPr/>
      </w:pPr>
      <w:r w:rsidDel="00000000" w:rsidR="00000000" w:rsidRPr="00000000">
        <w:rPr>
          <w:rtl w:val="0"/>
        </w:rPr>
      </w:r>
    </w:p>
    <w:tbl>
      <w:tblPr>
        <w:tblStyle w:val="Table6"/>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pPr>
            <w:r w:rsidDel="00000000" w:rsidR="00000000" w:rsidRPr="00000000">
              <w:rPr>
                <w:rtl w:val="0"/>
              </w:rPr>
              <w:t xml:space="preserve">Giúp người dùng xem chi tiết sản phẩm (hình ảnh, giá, mô tả, size, màu sắc, xem các bình luận, đánh giá từ người dùng khác).</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pPr>
            <w:r w:rsidDel="00000000" w:rsidR="00000000" w:rsidRPr="00000000">
              <w:rPr>
                <w:rtl w:val="0"/>
              </w:rPr>
              <w:t xml:space="preserve">Lựa chọn sản phẩm cần xem.</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pPr>
            <w:r w:rsidDel="00000000" w:rsidR="00000000" w:rsidRPr="00000000">
              <w:rPr>
                <w:rtl w:val="0"/>
              </w:rPr>
              <w:t xml:space="preserve">Truy xuất CSDL, lấy thông tin sản phẩm.</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pPr>
            <w:r w:rsidDel="00000000" w:rsidR="00000000" w:rsidRPr="00000000">
              <w:rPr>
                <w:rtl w:val="0"/>
              </w:rPr>
              <w:t xml:space="preserve">Hiển thị danh sách và chi tiết sản phẩm, danh sách bình luận và số sao trung bình.</w:t>
            </w:r>
          </w:p>
        </w:tc>
      </w:tr>
    </w:tbl>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ind w:left="720" w:firstLine="0"/>
        <w:jc w:val="both"/>
        <w:rPr/>
      </w:pPr>
      <w:r w:rsidDel="00000000" w:rsidR="00000000" w:rsidRPr="00000000">
        <w:rPr>
          <w:vertAlign w:val="baseline"/>
          <w:rtl w:val="0"/>
        </w:rPr>
        <w:t xml:space="preserve">+ Đăng ký </w:t>
      </w:r>
      <w:r w:rsidDel="00000000" w:rsidR="00000000" w:rsidRPr="00000000">
        <w:rPr>
          <w:rtl w:val="0"/>
        </w:rPr>
        <w:t xml:space="preserve">tài khoản</w:t>
      </w:r>
    </w:p>
    <w:p w:rsidR="00000000" w:rsidDel="00000000" w:rsidP="00000000" w:rsidRDefault="00000000" w:rsidRPr="00000000" w14:paraId="000000B6">
      <w:pPr>
        <w:jc w:val="both"/>
        <w:rPr/>
      </w:pPr>
      <w:r w:rsidDel="00000000" w:rsidR="00000000" w:rsidRPr="00000000">
        <w:rPr>
          <w:rtl w:val="0"/>
        </w:rPr>
      </w:r>
    </w:p>
    <w:tbl>
      <w:tblPr>
        <w:tblStyle w:val="Table7"/>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pPr>
            <w:r w:rsidDel="00000000" w:rsidR="00000000" w:rsidRPr="00000000">
              <w:rPr>
                <w:rtl w:val="0"/>
              </w:rPr>
              <w:t xml:space="preserve">Tạo tài khoản mới để có thể mua hàng.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rtl w:val="0"/>
              </w:rPr>
              <w:t xml:space="preserve">Nhập thông tin theo mẫu (User name, Password,Tên, địa chỉ, số điện thoại,..) </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Kiểm tra thông tin nhập có hợp lệ hay không và thêm vào CSDL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Đưa ra thông báo bạn đăng ký thành công hoặc yêu cầu nhập lại.</w:t>
            </w:r>
          </w:p>
        </w:tc>
      </w:tr>
    </w:tbl>
    <w:p w:rsidR="00000000" w:rsidDel="00000000" w:rsidP="00000000" w:rsidRDefault="00000000" w:rsidRPr="00000000" w14:paraId="000000BF">
      <w:pPr>
        <w:ind w:left="0" w:firstLine="0"/>
        <w:jc w:val="both"/>
        <w:rPr/>
      </w:pPr>
      <w:r w:rsidDel="00000000" w:rsidR="00000000" w:rsidRPr="00000000">
        <w:rPr>
          <w:rtl w:val="0"/>
        </w:rPr>
      </w:r>
    </w:p>
    <w:p w:rsidR="00000000" w:rsidDel="00000000" w:rsidP="00000000" w:rsidRDefault="00000000" w:rsidRPr="00000000" w14:paraId="000000C0">
      <w:pPr>
        <w:jc w:val="both"/>
        <w:rPr>
          <w:vertAlign w:val="baseline"/>
        </w:rPr>
      </w:pPr>
      <w:r w:rsidDel="00000000" w:rsidR="00000000" w:rsidRPr="00000000">
        <w:rPr>
          <w:vertAlign w:val="baseline"/>
          <w:rtl w:val="0"/>
        </w:rPr>
        <w:tab/>
      </w:r>
    </w:p>
    <w:p w:rsidR="00000000" w:rsidDel="00000000" w:rsidP="00000000" w:rsidRDefault="00000000" w:rsidRPr="00000000" w14:paraId="000000C1">
      <w:pPr>
        <w:numPr>
          <w:ilvl w:val="0"/>
          <w:numId w:val="4"/>
        </w:numPr>
        <w:ind w:left="720" w:hanging="360"/>
        <w:jc w:val="both"/>
        <w:rPr>
          <w:b w:val="1"/>
          <w:u w:val="none"/>
        </w:rPr>
      </w:pPr>
      <w:r w:rsidDel="00000000" w:rsidR="00000000" w:rsidRPr="00000000">
        <w:rPr>
          <w:b w:val="1"/>
          <w:rtl w:val="0"/>
        </w:rPr>
        <w:t xml:space="preserve">Các chức năng của thành viên (có các tính năng như của khách vãng lai):</w:t>
      </w:r>
      <w:r w:rsidDel="00000000" w:rsidR="00000000" w:rsidRPr="00000000">
        <w:rPr>
          <w:rtl w:val="0"/>
        </w:rPr>
      </w:r>
    </w:p>
    <w:p w:rsidR="00000000" w:rsidDel="00000000" w:rsidP="00000000" w:rsidRDefault="00000000" w:rsidRPr="00000000" w14:paraId="000000C2">
      <w:pPr>
        <w:jc w:val="both"/>
        <w:rPr>
          <w:b w:val="1"/>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vertAlign w:val="baseline"/>
          <w:rtl w:val="0"/>
        </w:rPr>
        <w:tab/>
        <w:t xml:space="preserve">+ </w:t>
      </w:r>
      <w:r w:rsidDel="00000000" w:rsidR="00000000" w:rsidRPr="00000000">
        <w:rPr>
          <w:rtl w:val="0"/>
        </w:rPr>
        <w:t xml:space="preserve">Đăng nhập</w:t>
      </w:r>
    </w:p>
    <w:p w:rsidR="00000000" w:rsidDel="00000000" w:rsidP="00000000" w:rsidRDefault="00000000" w:rsidRPr="00000000" w14:paraId="000000C4">
      <w:pPr>
        <w:jc w:val="both"/>
        <w:rPr/>
      </w:pPr>
      <w:r w:rsidDel="00000000" w:rsidR="00000000" w:rsidRPr="00000000">
        <w:rPr>
          <w:rtl w:val="0"/>
        </w:rPr>
      </w:r>
    </w:p>
    <w:tbl>
      <w:tblPr>
        <w:tblStyle w:val="Table8"/>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pPr>
            <w:r w:rsidDel="00000000" w:rsidR="00000000" w:rsidRPr="00000000">
              <w:rPr>
                <w:rtl w:val="0"/>
              </w:rPr>
              <w:t xml:space="preserve">Sau khi đăng ký thành công member có thể đăng nhập vào Website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pPr>
            <w:r w:rsidDel="00000000" w:rsidR="00000000" w:rsidRPr="00000000">
              <w:rPr>
                <w:rtl w:val="0"/>
              </w:rPr>
              <w:t xml:space="preserve">Nhập Username và Password</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pPr>
            <w:r w:rsidDel="00000000" w:rsidR="00000000" w:rsidRPr="00000000">
              <w:rPr>
                <w:rtl w:val="0"/>
              </w:rPr>
              <w:t xml:space="preserve">Kiểm tra đã nhập Username và Password chưa và kiểm tra </w:t>
            </w:r>
            <w:ins w:author="Tùng Dươngg" w:id="0" w:date="2025-11-01T05:53:25Z">
              <w:r w:rsidDel="00000000" w:rsidR="00000000" w:rsidRPr="00000000">
                <w:rPr>
                  <w:rtl w:val="0"/>
                  <w:rPrChange w:author="Tùng Dươngg" w:id="1" w:date="2025-11-01T05:53:25Z">
                    <w:rPr/>
                  </w:rPrChange>
                </w:rPr>
                <w:t xml:space="preserve">Account</w:t>
              </w:r>
            </w:ins>
            <w:del w:author="Tùng Dươngg" w:id="0" w:date="2025-11-01T05:53:25Z">
              <w:r w:rsidDel="00000000" w:rsidR="00000000" w:rsidRPr="00000000">
                <w:rPr>
                  <w:rtl w:val="0"/>
                  <w:rPrChange w:author="Tùng Dươngg" w:id="1" w:date="2025-11-01T05:53:25Z">
                    <w:rPr/>
                  </w:rPrChange>
                </w:rPr>
                <w:delText xml:space="preserve">Acount</w:delText>
              </w:r>
            </w:del>
            <w:r w:rsidDel="00000000" w:rsidR="00000000" w:rsidRPr="00000000">
              <w:rPr>
                <w:rtl w:val="0"/>
              </w:rPr>
              <w:t xml:space="preserve"> của Member này có trong CSDL?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pPr>
            <w:r w:rsidDel="00000000" w:rsidR="00000000" w:rsidRPr="00000000">
              <w:rPr>
                <w:rtl w:val="0"/>
              </w:rPr>
              <w:t xml:space="preserve">Đưa ra thông báo bạn đăng nhập thành công hoặc yêu cầu nhập lại.</w:t>
            </w:r>
          </w:p>
        </w:tc>
      </w:tr>
    </w:tbl>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ab/>
        <w:t xml:space="preserve">+ Đăng xuất </w:t>
      </w:r>
    </w:p>
    <w:p w:rsidR="00000000" w:rsidDel="00000000" w:rsidP="00000000" w:rsidRDefault="00000000" w:rsidRPr="00000000" w14:paraId="000000CF">
      <w:pPr>
        <w:jc w:val="both"/>
        <w:rPr/>
      </w:pPr>
      <w:r w:rsidDel="00000000" w:rsidR="00000000" w:rsidRPr="00000000">
        <w:rPr>
          <w:rtl w:val="0"/>
        </w:rPr>
      </w:r>
    </w:p>
    <w:tbl>
      <w:tblPr>
        <w:tblStyle w:val="Table9"/>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pPr>
            <w:r w:rsidDel="00000000" w:rsidR="00000000" w:rsidRPr="00000000">
              <w:rPr>
                <w:rtl w:val="0"/>
              </w:rPr>
              <w:t xml:space="preserve">Sau khi đăng nhập thành công member có thể đăng xuất khỏi  Website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pPr>
            <w:r w:rsidDel="00000000" w:rsidR="00000000" w:rsidRPr="00000000">
              <w:rPr>
                <w:rtl w:val="0"/>
              </w:rPr>
              <w:t xml:space="preserve">Thoát khỏi trang web .</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pPr>
            <w:r w:rsidDel="00000000" w:rsidR="00000000" w:rsidRPr="00000000">
              <w:rPr>
                <w:rtl w:val="0"/>
              </w:rPr>
              <w:t xml:space="preserve">Truy xuất CSDL và kiểm tra xem đã thoát ra khỏi đăng nhập chưa.</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Hiển thị đã thoát khỏi thành công hoặc yêu cầu làm lại </w:t>
            </w:r>
          </w:p>
        </w:tc>
      </w:tr>
    </w:tbl>
    <w:p w:rsidR="00000000" w:rsidDel="00000000" w:rsidP="00000000" w:rsidRDefault="00000000" w:rsidRPr="00000000" w14:paraId="000000D8">
      <w:pPr>
        <w:jc w:val="both"/>
        <w:rPr/>
      </w:pPr>
      <w:r w:rsidDel="00000000" w:rsidR="00000000" w:rsidRPr="00000000">
        <w:rPr>
          <w:rtl w:val="0"/>
        </w:rPr>
        <w:tab/>
        <w:t xml:space="preserve">+ Quản lý giỏ hàng</w:t>
      </w:r>
    </w:p>
    <w:p w:rsidR="00000000" w:rsidDel="00000000" w:rsidP="00000000" w:rsidRDefault="00000000" w:rsidRPr="00000000" w14:paraId="000000D9">
      <w:pPr>
        <w:jc w:val="both"/>
        <w:rPr/>
      </w:pPr>
      <w:r w:rsidDel="00000000" w:rsidR="00000000" w:rsidRPr="00000000">
        <w:rPr>
          <w:rtl w:val="0"/>
        </w:rPr>
      </w:r>
    </w:p>
    <w:tbl>
      <w:tblPr>
        <w:tblStyle w:val="Table10"/>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pPr>
            <w:r w:rsidDel="00000000" w:rsidR="00000000" w:rsidRPr="00000000">
              <w:rPr>
                <w:rtl w:val="0"/>
              </w:rPr>
              <w:t xml:space="preserve">Thêm, xóa, cập nhật sản phẩm trong giỏ.</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pPr>
            <w:r w:rsidDel="00000000" w:rsidR="00000000" w:rsidRPr="00000000">
              <w:rPr>
                <w:rtl w:val="0"/>
              </w:rPr>
              <w:t xml:space="preserve">Chọn sản phẩm, số lượng.</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pPr>
            <w:r w:rsidDel="00000000" w:rsidR="00000000" w:rsidRPr="00000000">
              <w:rPr>
                <w:rtl w:val="0"/>
              </w:rPr>
              <w:t xml:space="preserve">Cập nhật giỏ hàng trong CSDL.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pPr>
            <w:r w:rsidDel="00000000" w:rsidR="00000000" w:rsidRPr="00000000">
              <w:rPr>
                <w:rtl w:val="0"/>
              </w:rPr>
              <w:t xml:space="preserve">Hiển thị giỏ hàng cập nhật.</w:t>
            </w:r>
          </w:p>
        </w:tc>
      </w:tr>
    </w:tbl>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vertAlign w:val="baseline"/>
          <w:rtl w:val="0"/>
        </w:rPr>
        <w:tab/>
      </w:r>
      <w:r w:rsidDel="00000000" w:rsidR="00000000" w:rsidRPr="00000000">
        <w:rPr>
          <w:rtl w:val="0"/>
        </w:rPr>
        <w:t xml:space="preserve">+ Mua hàng</w:t>
      </w:r>
    </w:p>
    <w:p w:rsidR="00000000" w:rsidDel="00000000" w:rsidP="00000000" w:rsidRDefault="00000000" w:rsidRPr="00000000" w14:paraId="000000E4">
      <w:pPr>
        <w:jc w:val="both"/>
        <w:rPr/>
      </w:pPr>
      <w:r w:rsidDel="00000000" w:rsidR="00000000" w:rsidRPr="00000000">
        <w:rPr>
          <w:rtl w:val="0"/>
        </w:rPr>
      </w:r>
    </w:p>
    <w:tbl>
      <w:tblPr>
        <w:tblStyle w:val="Table11"/>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pPr>
            <w:r w:rsidDel="00000000" w:rsidR="00000000" w:rsidRPr="00000000">
              <w:rPr>
                <w:rtl w:val="0"/>
              </w:rPr>
              <w:t xml:space="preserve">Khách hàng đặt mua những gì đã có trong giỏ hàng của mình.</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pPr>
            <w:r w:rsidDel="00000000" w:rsidR="00000000" w:rsidRPr="00000000">
              <w:rPr>
                <w:rtl w:val="0"/>
              </w:rPr>
              <w:t xml:space="preserve">Khách hàng đặt mua những gì đã có trong giỏ hàng của mình.</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pPr>
            <w:r w:rsidDel="00000000" w:rsidR="00000000" w:rsidRPr="00000000">
              <w:rPr>
                <w:rtl w:val="0"/>
              </w:rPr>
              <w:t xml:space="preserve">Truy cập CSDL lưu thông tin đã chọn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pPr>
            <w:r w:rsidDel="00000000" w:rsidR="00000000" w:rsidRPr="00000000">
              <w:rPr>
                <w:rtl w:val="0"/>
              </w:rPr>
              <w:t xml:space="preserve">Thông tin về sản phẩm có trong hóa đơn, thông báo đặt hàng thành công.</w:t>
            </w:r>
          </w:p>
        </w:tc>
      </w:tr>
    </w:tbl>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ab/>
        <w:t xml:space="preserve">+ Thay đổi thông tin tài khoản</w:t>
      </w:r>
    </w:p>
    <w:p w:rsidR="00000000" w:rsidDel="00000000" w:rsidP="00000000" w:rsidRDefault="00000000" w:rsidRPr="00000000" w14:paraId="000000EF">
      <w:pPr>
        <w:jc w:val="both"/>
        <w:rPr/>
      </w:pPr>
      <w:r w:rsidDel="00000000" w:rsidR="00000000" w:rsidRPr="00000000">
        <w:rPr>
          <w:rtl w:val="0"/>
        </w:rPr>
      </w:r>
    </w:p>
    <w:tbl>
      <w:tblPr>
        <w:tblStyle w:val="Table12"/>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pPr>
            <w:r w:rsidDel="00000000" w:rsidR="00000000" w:rsidRPr="00000000">
              <w:rPr>
                <w:rtl w:val="0"/>
              </w:rPr>
              <w:t xml:space="preserve">Thay đổi thông tin như Họ tên, Địa chỉ, SĐT, Mật khẩu,...</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pPr>
            <w:r w:rsidDel="00000000" w:rsidR="00000000" w:rsidRPr="00000000">
              <w:rPr>
                <w:rtl w:val="0"/>
              </w:rPr>
              <w:t xml:space="preserve">Nhập thông tin mới và mật khẩu cũ.</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pPr>
            <w:r w:rsidDel="00000000" w:rsidR="00000000" w:rsidRPr="00000000">
              <w:rPr>
                <w:rtl w:val="0"/>
              </w:rPr>
              <w:t xml:space="preserve">Kiểm tra hợp lệ, cập nhật vào CSDL.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pPr>
            <w:r w:rsidDel="00000000" w:rsidR="00000000" w:rsidRPr="00000000">
              <w:rPr>
                <w:rtl w:val="0"/>
              </w:rPr>
              <w:t xml:space="preserve">Đưa ra thông báo thành công hoặc yêu cầu nhập lại.</w:t>
            </w:r>
          </w:p>
        </w:tc>
      </w:tr>
    </w:tbl>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ab/>
        <w:t xml:space="preserve">+ Quên mật khẩu</w:t>
      </w:r>
    </w:p>
    <w:p w:rsidR="00000000" w:rsidDel="00000000" w:rsidP="00000000" w:rsidRDefault="00000000" w:rsidRPr="00000000" w14:paraId="000000FA">
      <w:pPr>
        <w:jc w:val="both"/>
        <w:rPr/>
      </w:pPr>
      <w:r w:rsidDel="00000000" w:rsidR="00000000" w:rsidRPr="00000000">
        <w:rPr>
          <w:rtl w:val="0"/>
        </w:rPr>
      </w:r>
    </w:p>
    <w:tbl>
      <w:tblPr>
        <w:tblStyle w:val="Table13"/>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pPr>
            <w:r w:rsidDel="00000000" w:rsidR="00000000" w:rsidRPr="00000000">
              <w:rPr>
                <w:rtl w:val="0"/>
              </w:rPr>
              <w:t xml:space="preserve">Gửi yêu cầu lấy lại mật khẩu qua email.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pPr>
            <w:r w:rsidDel="00000000" w:rsidR="00000000" w:rsidRPr="00000000">
              <w:rPr>
                <w:rtl w:val="0"/>
              </w:rPr>
              <w:t xml:space="preserve">Nhập email đăng ký.</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pPr>
            <w:r w:rsidDel="00000000" w:rsidR="00000000" w:rsidRPr="00000000">
              <w:rPr>
                <w:rtl w:val="0"/>
              </w:rPr>
              <w:t xml:space="preserve">Gửi mã xác thực, cập nhật lại mật khẩu.</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pPr>
            <w:r w:rsidDel="00000000" w:rsidR="00000000" w:rsidRPr="00000000">
              <w:rPr>
                <w:rtl w:val="0"/>
              </w:rPr>
              <w:t xml:space="preserve">Đưa ra thông báo bạn đăng nhập thành công hoặc yêu cầu nhập lại.</w:t>
            </w:r>
          </w:p>
        </w:tc>
      </w:tr>
    </w:tbl>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ab/>
        <w:t xml:space="preserve">+ Bình luận &amp; Đánh giá sản phẩm</w:t>
      </w:r>
    </w:p>
    <w:p w:rsidR="00000000" w:rsidDel="00000000" w:rsidP="00000000" w:rsidRDefault="00000000" w:rsidRPr="00000000" w14:paraId="00000105">
      <w:pPr>
        <w:jc w:val="both"/>
        <w:rPr/>
      </w:pPr>
      <w:r w:rsidDel="00000000" w:rsidR="00000000" w:rsidRPr="00000000">
        <w:rPr>
          <w:rtl w:val="0"/>
        </w:rPr>
      </w:r>
    </w:p>
    <w:tbl>
      <w:tblPr>
        <w:tblStyle w:val="Table14"/>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Đưa ra nhận xét, đánh giá sao.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pPr>
            <w:r w:rsidDel="00000000" w:rsidR="00000000" w:rsidRPr="00000000">
              <w:rPr>
                <w:rtl w:val="0"/>
              </w:rPr>
              <w:t xml:space="preserve">Nhập nội dung, chọn số sao.</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pPr>
            <w:r w:rsidDel="00000000" w:rsidR="00000000" w:rsidRPr="00000000">
              <w:rPr>
                <w:rtl w:val="0"/>
              </w:rPr>
              <w:t xml:space="preserve">Lưu vào CSDL, hiển thị lên website.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pPr>
            <w:r w:rsidDel="00000000" w:rsidR="00000000" w:rsidRPr="00000000">
              <w:rPr>
                <w:rtl w:val="0"/>
              </w:rPr>
              <w:t xml:space="preserve">Hiển thị bình luận của khách hàng.</w:t>
            </w:r>
          </w:p>
        </w:tc>
      </w:tr>
    </w:tbl>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tab/>
        <w:t xml:space="preserve">+ Theo dõi đơn hàng</w:t>
      </w:r>
    </w:p>
    <w:p w:rsidR="00000000" w:rsidDel="00000000" w:rsidP="00000000" w:rsidRDefault="00000000" w:rsidRPr="00000000" w14:paraId="00000110">
      <w:pPr>
        <w:jc w:val="both"/>
        <w:rPr/>
      </w:pPr>
      <w:r w:rsidDel="00000000" w:rsidR="00000000" w:rsidRPr="00000000">
        <w:rPr>
          <w:rtl w:val="0"/>
        </w:rPr>
      </w:r>
    </w:p>
    <w:tbl>
      <w:tblPr>
        <w:tblStyle w:val="Table15"/>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pPr>
            <w:r w:rsidDel="00000000" w:rsidR="00000000" w:rsidRPr="00000000">
              <w:rPr>
                <w:rtl w:val="0"/>
              </w:rPr>
              <w:t xml:space="preserve">Xem trạng thái đơn hàng: Chờ xử lý, Đang giao, Hoàn tất, Đã hủy.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pPr>
            <w:r w:rsidDel="00000000" w:rsidR="00000000" w:rsidRPr="00000000">
              <w:rPr>
                <w:rtl w:val="0"/>
              </w:rPr>
              <w:t xml:space="preserve">Chọn hóa đơn.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jc w:val="both"/>
              <w:rPr/>
            </w:pPr>
            <w:r w:rsidDel="00000000" w:rsidR="00000000" w:rsidRPr="00000000">
              <w:rPr>
                <w:rtl w:val="0"/>
              </w:rPr>
              <w:t xml:space="preserve">Truy vấn dữ liệu từ CSDL.</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pPr>
            <w:r w:rsidDel="00000000" w:rsidR="00000000" w:rsidRPr="00000000">
              <w:rPr>
                <w:rtl w:val="0"/>
              </w:rPr>
              <w:t xml:space="preserve">Hiển thị chi tiết và trạng thái đơn hàng.</w:t>
            </w:r>
          </w:p>
        </w:tc>
      </w:tr>
    </w:tbl>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ab/>
        <w:t xml:space="preserve">+ Xem lịch sử mua hàng</w:t>
      </w:r>
    </w:p>
    <w:p w:rsidR="00000000" w:rsidDel="00000000" w:rsidP="00000000" w:rsidRDefault="00000000" w:rsidRPr="00000000" w14:paraId="0000011B">
      <w:pPr>
        <w:jc w:val="both"/>
        <w:rPr/>
      </w:pPr>
      <w:r w:rsidDel="00000000" w:rsidR="00000000" w:rsidRPr="00000000">
        <w:rPr>
          <w:rtl w:val="0"/>
        </w:rPr>
      </w:r>
    </w:p>
    <w:tbl>
      <w:tblPr>
        <w:tblStyle w:val="Table16"/>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pPr>
            <w:r w:rsidDel="00000000" w:rsidR="00000000" w:rsidRPr="00000000">
              <w:rPr>
                <w:rtl w:val="0"/>
              </w:rPr>
              <w:t xml:space="preserve">Danh sách các đơn hàng đã mua.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pPr>
            <w:r w:rsidDel="00000000" w:rsidR="00000000" w:rsidRPr="00000000">
              <w:rPr>
                <w:rtl w:val="0"/>
              </w:rPr>
              <w:t xml:space="preserve">Chọn khoảng thời gian hoặc trạng thái.</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pPr>
            <w:r w:rsidDel="00000000" w:rsidR="00000000" w:rsidRPr="00000000">
              <w:rPr>
                <w:rtl w:val="0"/>
              </w:rPr>
              <w:t xml:space="preserve">Truy vấn hóa đơn theo ID Khách hàng.</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pPr>
            <w:r w:rsidDel="00000000" w:rsidR="00000000" w:rsidRPr="00000000">
              <w:rPr>
                <w:rtl w:val="0"/>
              </w:rPr>
              <w:t xml:space="preserve">Hiển thị danh sách đơn hàng.</w:t>
            </w:r>
          </w:p>
        </w:tc>
      </w:tr>
    </w:tbl>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tab/>
        <w:t xml:space="preserve">+ Thanh toán trực tuyến.</w:t>
      </w:r>
    </w:p>
    <w:p w:rsidR="00000000" w:rsidDel="00000000" w:rsidP="00000000" w:rsidRDefault="00000000" w:rsidRPr="00000000" w14:paraId="00000126">
      <w:pPr>
        <w:jc w:val="both"/>
        <w:rPr/>
      </w:pPr>
      <w:r w:rsidDel="00000000" w:rsidR="00000000" w:rsidRPr="00000000">
        <w:rPr>
          <w:rtl w:val="0"/>
        </w:rPr>
        <w:tab/>
      </w:r>
    </w:p>
    <w:tbl>
      <w:tblPr>
        <w:tblStyle w:val="Table17"/>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pPr>
            <w:r w:rsidDel="00000000" w:rsidR="00000000" w:rsidRPr="00000000">
              <w:rPr>
                <w:rtl w:val="0"/>
              </w:rPr>
              <w:t xml:space="preserve">Thanh toán bằng ví điện tử, thẻ ngân hàng,...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pPr>
            <w:r w:rsidDel="00000000" w:rsidR="00000000" w:rsidRPr="00000000">
              <w:rPr>
                <w:rtl w:val="0"/>
              </w:rPr>
              <w:t xml:space="preserve">Chọn phương thức thanh toán.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pPr>
            <w:r w:rsidDel="00000000" w:rsidR="00000000" w:rsidRPr="00000000">
              <w:rPr>
                <w:rtl w:val="0"/>
              </w:rPr>
              <w:t xml:space="preserve">Gọi API thanh toán, xác thực giao dịch.</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jc w:val="both"/>
              <w:rPr/>
            </w:pPr>
            <w:r w:rsidDel="00000000" w:rsidR="00000000" w:rsidRPr="00000000">
              <w:rPr>
                <w:rtl w:val="0"/>
              </w:rPr>
              <w:t xml:space="preserve">Hiển thị kết quả giao dịch.</w:t>
            </w:r>
          </w:p>
        </w:tc>
      </w:tr>
    </w:tbl>
    <w:p w:rsidR="00000000" w:rsidDel="00000000" w:rsidP="00000000" w:rsidRDefault="00000000" w:rsidRPr="00000000" w14:paraId="0000012F">
      <w:pPr>
        <w:ind w:left="0" w:firstLine="0"/>
        <w:jc w:val="both"/>
        <w:rPr/>
      </w:pPr>
      <w:r w:rsidDel="00000000" w:rsidR="00000000" w:rsidRPr="00000000">
        <w:rPr>
          <w:rtl w:val="0"/>
        </w:rPr>
        <w:tab/>
      </w:r>
    </w:p>
    <w:p w:rsidR="00000000" w:rsidDel="00000000" w:rsidP="00000000" w:rsidRDefault="00000000" w:rsidRPr="00000000" w14:paraId="00000130">
      <w:pPr>
        <w:numPr>
          <w:ilvl w:val="0"/>
          <w:numId w:val="4"/>
        </w:numPr>
        <w:ind w:left="720" w:hanging="360"/>
        <w:jc w:val="both"/>
        <w:rPr>
          <w:b w:val="1"/>
          <w:u w:val="none"/>
          <w:vertAlign w:val="baseline"/>
        </w:rPr>
      </w:pPr>
      <w:r w:rsidDel="00000000" w:rsidR="00000000" w:rsidRPr="00000000">
        <w:rPr>
          <w:b w:val="1"/>
          <w:vertAlign w:val="baseline"/>
          <w:rtl w:val="0"/>
        </w:rPr>
        <w:t xml:space="preserve">Các chức năng của Admin: gồm các chức năng sau:</w:t>
      </w:r>
    </w:p>
    <w:p w:rsidR="00000000" w:rsidDel="00000000" w:rsidP="00000000" w:rsidRDefault="00000000" w:rsidRPr="00000000" w14:paraId="00000131">
      <w:pPr>
        <w:jc w:val="both"/>
        <w:rPr/>
      </w:pPr>
      <w:r w:rsidDel="00000000" w:rsidR="00000000" w:rsidRPr="00000000">
        <w:rPr>
          <w:vertAlign w:val="baseline"/>
          <w:rtl w:val="0"/>
        </w:rPr>
        <w:tab/>
        <w:t xml:space="preserve">+ </w:t>
      </w:r>
      <w:r w:rsidDel="00000000" w:rsidR="00000000" w:rsidRPr="00000000">
        <w:rPr>
          <w:rtl w:val="0"/>
        </w:rPr>
        <w:t xml:space="preserve">Đăng nhập </w:t>
        <w:tab/>
      </w:r>
    </w:p>
    <w:p w:rsidR="00000000" w:rsidDel="00000000" w:rsidP="00000000" w:rsidRDefault="00000000" w:rsidRPr="00000000" w14:paraId="00000132">
      <w:pPr>
        <w:jc w:val="both"/>
        <w:rPr/>
      </w:pPr>
      <w:r w:rsidDel="00000000" w:rsidR="00000000" w:rsidRPr="00000000">
        <w:rPr>
          <w:rtl w:val="0"/>
        </w:rPr>
      </w:r>
    </w:p>
    <w:tbl>
      <w:tblPr>
        <w:tblStyle w:val="Table18"/>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jc w:val="both"/>
              <w:rPr/>
            </w:pPr>
            <w:r w:rsidDel="00000000" w:rsidR="00000000" w:rsidRPr="00000000">
              <w:rPr>
                <w:rtl w:val="0"/>
              </w:rPr>
              <w:t xml:space="preserve">Quản trị viên đăng nhập vào web admin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jc w:val="both"/>
              <w:rPr/>
            </w:pPr>
            <w:r w:rsidDel="00000000" w:rsidR="00000000" w:rsidRPr="00000000">
              <w:rPr>
                <w:rtl w:val="0"/>
              </w:rPr>
              <w:t xml:space="preserve">Nhập Username và Password</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jc w:val="both"/>
              <w:rPr/>
            </w:pPr>
            <w:r w:rsidDel="00000000" w:rsidR="00000000" w:rsidRPr="00000000">
              <w:rPr>
                <w:rtl w:val="0"/>
              </w:rPr>
              <w:t xml:space="preserve">Kiểm tra đã nhập Username và Password chưa và kiểm tra </w:t>
            </w:r>
            <w:r w:rsidDel="00000000" w:rsidR="00000000" w:rsidRPr="00000000">
              <w:rPr>
                <w:rtl w:val="0"/>
              </w:rPr>
              <w:t xml:space="preserve">Acount</w:t>
            </w:r>
            <w:r w:rsidDel="00000000" w:rsidR="00000000" w:rsidRPr="00000000">
              <w:rPr>
                <w:rtl w:val="0"/>
              </w:rPr>
              <w:t xml:space="preserve"> của Admin này có trong CSDL?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jc w:val="both"/>
              <w:rPr/>
            </w:pPr>
            <w:r w:rsidDel="00000000" w:rsidR="00000000" w:rsidRPr="00000000">
              <w:rPr>
                <w:rtl w:val="0"/>
              </w:rPr>
              <w:t xml:space="preserve">Đưa ra thông báo bạn đăng nhập thành công hoặc yêu cầu nhập lại.</w:t>
            </w:r>
          </w:p>
        </w:tc>
      </w:tr>
    </w:tbl>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ab/>
        <w:t xml:space="preserve">+ Đăng xuất </w:t>
      </w:r>
    </w:p>
    <w:p w:rsidR="00000000" w:rsidDel="00000000" w:rsidP="00000000" w:rsidRDefault="00000000" w:rsidRPr="00000000" w14:paraId="0000013D">
      <w:pPr>
        <w:jc w:val="both"/>
        <w:rPr/>
      </w:pPr>
      <w:r w:rsidDel="00000000" w:rsidR="00000000" w:rsidRPr="00000000">
        <w:rPr>
          <w:rtl w:val="0"/>
        </w:rPr>
      </w:r>
    </w:p>
    <w:tbl>
      <w:tblPr>
        <w:tblStyle w:val="Table19"/>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jc w:val="both"/>
              <w:rPr/>
            </w:pPr>
            <w:r w:rsidDel="00000000" w:rsidR="00000000" w:rsidRPr="00000000">
              <w:rPr>
                <w:rtl w:val="0"/>
              </w:rPr>
              <w:t xml:space="preserve">Sau khi đăng nhập thành công Admin có thể đăng xuất khỏi  Website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jc w:val="both"/>
              <w:rPr/>
            </w:pPr>
            <w:r w:rsidDel="00000000" w:rsidR="00000000" w:rsidRPr="00000000">
              <w:rPr>
                <w:rtl w:val="0"/>
              </w:rPr>
              <w:t xml:space="preserve">Thoát khỏi trang web .</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jc w:val="both"/>
              <w:rPr/>
            </w:pPr>
            <w:r w:rsidDel="00000000" w:rsidR="00000000" w:rsidRPr="00000000">
              <w:rPr>
                <w:rtl w:val="0"/>
              </w:rPr>
              <w:t xml:space="preserve">Truy xuất CSDL và kiểm tra xem đã thoát ra khỏi đăng nhập chưa.</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jc w:val="both"/>
              <w:rPr/>
            </w:pPr>
            <w:r w:rsidDel="00000000" w:rsidR="00000000" w:rsidRPr="00000000">
              <w:rPr>
                <w:rtl w:val="0"/>
              </w:rPr>
              <w:t xml:space="preserve">Hiển thị đã thoát khỏi thành công hoặc yêu cầu làm lại </w:t>
            </w:r>
          </w:p>
        </w:tc>
      </w:tr>
    </w:tbl>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tab/>
        <w:t xml:space="preserve">+ Quản lý tài khoản người dùng</w:t>
      </w:r>
    </w:p>
    <w:p w:rsidR="00000000" w:rsidDel="00000000" w:rsidP="00000000" w:rsidRDefault="00000000" w:rsidRPr="00000000" w14:paraId="00000149">
      <w:pPr>
        <w:jc w:val="both"/>
        <w:rPr/>
      </w:pPr>
      <w:r w:rsidDel="00000000" w:rsidR="00000000" w:rsidRPr="00000000">
        <w:rPr>
          <w:rtl w:val="0"/>
        </w:rPr>
      </w:r>
    </w:p>
    <w:tbl>
      <w:tblPr>
        <w:tblStyle w:val="Table20"/>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pPr>
            <w:r w:rsidDel="00000000" w:rsidR="00000000" w:rsidRPr="00000000">
              <w:rPr>
                <w:rtl w:val="0"/>
              </w:rPr>
              <w:t xml:space="preserve">Xem, khóa, mở khóa hoặc xóa tài khoản người dùng.</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pPr>
            <w:r w:rsidDel="00000000" w:rsidR="00000000" w:rsidRPr="00000000">
              <w:rPr>
                <w:rtl w:val="0"/>
              </w:rPr>
              <w:t xml:space="preserve">Chọn người dùng cần xử lý.</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jc w:val="both"/>
              <w:rPr/>
            </w:pPr>
            <w:r w:rsidDel="00000000" w:rsidR="00000000" w:rsidRPr="00000000">
              <w:rPr>
                <w:rtl w:val="0"/>
              </w:rPr>
              <w:t xml:space="preserve">Cập nhật trạng thái trong CSDL.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pPr>
            <w:r w:rsidDel="00000000" w:rsidR="00000000" w:rsidRPr="00000000">
              <w:rPr>
                <w:rtl w:val="0"/>
              </w:rPr>
              <w:t xml:space="preserve">Thông báo kết quả.</w:t>
            </w:r>
          </w:p>
        </w:tc>
      </w:tr>
    </w:tbl>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ind w:firstLine="720"/>
        <w:jc w:val="both"/>
        <w:rPr/>
      </w:pPr>
      <w:r w:rsidDel="00000000" w:rsidR="00000000" w:rsidRPr="00000000">
        <w:rPr>
          <w:rtl w:val="0"/>
        </w:rPr>
        <w:t xml:space="preserve">+ Quản lý các quản trị viên</w:t>
      </w:r>
    </w:p>
    <w:p w:rsidR="00000000" w:rsidDel="00000000" w:rsidP="00000000" w:rsidRDefault="00000000" w:rsidRPr="00000000" w14:paraId="00000154">
      <w:pPr>
        <w:jc w:val="both"/>
        <w:rPr/>
      </w:pPr>
      <w:r w:rsidDel="00000000" w:rsidR="00000000" w:rsidRPr="00000000">
        <w:rPr>
          <w:rtl w:val="0"/>
        </w:rPr>
      </w:r>
    </w:p>
    <w:tbl>
      <w:tblPr>
        <w:tblStyle w:val="Table21"/>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pPr>
            <w:r w:rsidDel="00000000" w:rsidR="00000000" w:rsidRPr="00000000">
              <w:rPr>
                <w:rtl w:val="0"/>
              </w:rPr>
              <w:t xml:space="preserve">Thêm, sửa, xóa các tài khoản quản trị viên khác (nếu phân quyền).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pPr>
            <w:r w:rsidDel="00000000" w:rsidR="00000000" w:rsidRPr="00000000">
              <w:rPr>
                <w:rtl w:val="0"/>
              </w:rPr>
              <w:t xml:space="preserve">Nhập thông tin tài khoản.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pPr>
            <w:r w:rsidDel="00000000" w:rsidR="00000000" w:rsidRPr="00000000">
              <w:rPr>
                <w:rtl w:val="0"/>
              </w:rPr>
              <w:t xml:space="preserve">Kiểm tra quyền và cập nhật CSDL.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pPr>
            <w:r w:rsidDel="00000000" w:rsidR="00000000" w:rsidRPr="00000000">
              <w:rPr>
                <w:rtl w:val="0"/>
              </w:rPr>
              <w:t xml:space="preserve">Thông báo thành công hoặc lỗi.</w:t>
            </w:r>
          </w:p>
        </w:tc>
      </w:tr>
    </w:tbl>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tab/>
        <w:t xml:space="preserve">+ Quản lý sản phẩm</w:t>
      </w:r>
    </w:p>
    <w:p w:rsidR="00000000" w:rsidDel="00000000" w:rsidP="00000000" w:rsidRDefault="00000000" w:rsidRPr="00000000" w14:paraId="0000015F">
      <w:pPr>
        <w:jc w:val="both"/>
        <w:rPr/>
      </w:pPr>
      <w:r w:rsidDel="00000000" w:rsidR="00000000" w:rsidRPr="00000000">
        <w:rPr>
          <w:rtl w:val="0"/>
        </w:rPr>
      </w:r>
    </w:p>
    <w:tbl>
      <w:tblPr>
        <w:tblStyle w:val="Table22"/>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pPr>
            <w:r w:rsidDel="00000000" w:rsidR="00000000" w:rsidRPr="00000000">
              <w:rPr>
                <w:rtl w:val="0"/>
              </w:rPr>
              <w:t xml:space="preserve">Thêm, sửa, xóa sản phẩm.</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pPr>
            <w:r w:rsidDel="00000000" w:rsidR="00000000" w:rsidRPr="00000000">
              <w:rPr>
                <w:rtl w:val="0"/>
              </w:rPr>
              <w:t xml:space="preserve">Nhập thông tin sản phẩm.</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tl w:val="0"/>
              </w:rPr>
              <w:t xml:space="preserve">Kiểm tra hợp lệ, cập nhật vào CSDL.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pPr>
            <w:r w:rsidDel="00000000" w:rsidR="00000000" w:rsidRPr="00000000">
              <w:rPr>
                <w:rtl w:val="0"/>
              </w:rPr>
              <w:t xml:space="preserve">Thông báo thành công hoặc lỗi.</w:t>
            </w:r>
          </w:p>
        </w:tc>
      </w:tr>
    </w:tbl>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tab/>
        <w:t xml:space="preserve">+ Quản lý loại sản phẩm</w:t>
      </w:r>
    </w:p>
    <w:p w:rsidR="00000000" w:rsidDel="00000000" w:rsidP="00000000" w:rsidRDefault="00000000" w:rsidRPr="00000000" w14:paraId="0000016A">
      <w:pPr>
        <w:jc w:val="both"/>
        <w:rPr/>
      </w:pPr>
      <w:r w:rsidDel="00000000" w:rsidR="00000000" w:rsidRPr="00000000">
        <w:rPr>
          <w:rtl w:val="0"/>
        </w:rPr>
      </w:r>
    </w:p>
    <w:tbl>
      <w:tblPr>
        <w:tblStyle w:val="Table23"/>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pPr>
            <w:r w:rsidDel="00000000" w:rsidR="00000000" w:rsidRPr="00000000">
              <w:rPr>
                <w:rtl w:val="0"/>
              </w:rPr>
              <w:t xml:space="preserve">Quản lý danh mục quần áo (áo, quần, phụ kiện,...).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pPr>
            <w:r w:rsidDel="00000000" w:rsidR="00000000" w:rsidRPr="00000000">
              <w:rPr>
                <w:rtl w:val="0"/>
              </w:rPr>
              <w:t xml:space="preserve">Chọn loại cần thêm/sửa/xóa.</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pPr>
            <w:r w:rsidDel="00000000" w:rsidR="00000000" w:rsidRPr="00000000">
              <w:rPr>
                <w:rtl w:val="0"/>
              </w:rPr>
              <w:t xml:space="preserve">Cập nhật trong CSDL.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rtl w:val="0"/>
              </w:rPr>
              <w:t xml:space="preserve">Hiển thị danh sách loại sản phẩm.</w:t>
            </w:r>
          </w:p>
        </w:tc>
      </w:tr>
    </w:tbl>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ab/>
        <w:t xml:space="preserve">+ Quản lý bình luận</w:t>
      </w:r>
    </w:p>
    <w:p w:rsidR="00000000" w:rsidDel="00000000" w:rsidP="00000000" w:rsidRDefault="00000000" w:rsidRPr="00000000" w14:paraId="00000175">
      <w:pPr>
        <w:jc w:val="both"/>
        <w:rPr/>
      </w:pPr>
      <w:r w:rsidDel="00000000" w:rsidR="00000000" w:rsidRPr="00000000">
        <w:rPr>
          <w:rtl w:val="0"/>
        </w:rPr>
      </w:r>
    </w:p>
    <w:tbl>
      <w:tblPr>
        <w:tblStyle w:val="Table24"/>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pPr>
            <w:r w:rsidDel="00000000" w:rsidR="00000000" w:rsidRPr="00000000">
              <w:rPr>
                <w:rtl w:val="0"/>
              </w:rPr>
              <w:t xml:space="preserve">Duyệt, xóa, ẩn bình luận không phù hợp.</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pPr>
            <w:r w:rsidDel="00000000" w:rsidR="00000000" w:rsidRPr="00000000">
              <w:rPr>
                <w:rtl w:val="0"/>
              </w:rPr>
              <w:t xml:space="preserve">Chọn bình luận.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jc w:val="both"/>
              <w:rPr/>
            </w:pPr>
            <w:r w:rsidDel="00000000" w:rsidR="00000000" w:rsidRPr="00000000">
              <w:rPr>
                <w:rtl w:val="0"/>
              </w:rPr>
              <w:t xml:space="preserve">Cập nhật trạng thái hoặc xóa trong CSDL.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pPr>
            <w:r w:rsidDel="00000000" w:rsidR="00000000" w:rsidRPr="00000000">
              <w:rPr>
                <w:rtl w:val="0"/>
              </w:rPr>
              <w:t xml:space="preserve">Hiển thị thông báo kết quả.</w:t>
            </w:r>
          </w:p>
        </w:tc>
      </w:tr>
    </w:tbl>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tab/>
        <w:t xml:space="preserve">+ Quản lý thương hiệu</w:t>
      </w:r>
    </w:p>
    <w:p w:rsidR="00000000" w:rsidDel="00000000" w:rsidP="00000000" w:rsidRDefault="00000000" w:rsidRPr="00000000" w14:paraId="00000180">
      <w:pPr>
        <w:jc w:val="both"/>
        <w:rPr/>
      </w:pPr>
      <w:r w:rsidDel="00000000" w:rsidR="00000000" w:rsidRPr="00000000">
        <w:rPr>
          <w:rtl w:val="0"/>
        </w:rPr>
      </w:r>
    </w:p>
    <w:tbl>
      <w:tblPr>
        <w:tblStyle w:val="Table25"/>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jc w:val="both"/>
              <w:rPr/>
            </w:pPr>
            <w:r w:rsidDel="00000000" w:rsidR="00000000" w:rsidRPr="00000000">
              <w:rPr>
                <w:rtl w:val="0"/>
              </w:rPr>
              <w:t xml:space="preserve">Quản lý thông tin các thương hiệu, hãng sản xuất.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jc w:val="both"/>
              <w:rPr/>
            </w:pPr>
            <w:r w:rsidDel="00000000" w:rsidR="00000000" w:rsidRPr="00000000">
              <w:rPr>
                <w:rtl w:val="0"/>
              </w:rPr>
              <w:t xml:space="preserve">Chọn thương hiệu cần thêm/sửa/xóa.</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jc w:val="both"/>
              <w:rPr/>
            </w:pPr>
            <w:r w:rsidDel="00000000" w:rsidR="00000000" w:rsidRPr="00000000">
              <w:rPr>
                <w:rtl w:val="0"/>
              </w:rPr>
              <w:t xml:space="preserve">Cập nhật trong CSDL.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jc w:val="both"/>
              <w:rPr/>
            </w:pPr>
            <w:r w:rsidDel="00000000" w:rsidR="00000000" w:rsidRPr="00000000">
              <w:rPr>
                <w:rtl w:val="0"/>
              </w:rPr>
              <w:t xml:space="preserve">Thông báo thành công hoặc lỗi.</w:t>
            </w:r>
          </w:p>
        </w:tc>
      </w:tr>
    </w:tbl>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ab/>
        <w:t xml:space="preserve">+ Thống kê báo cáo</w:t>
      </w:r>
    </w:p>
    <w:p w:rsidR="00000000" w:rsidDel="00000000" w:rsidP="00000000" w:rsidRDefault="00000000" w:rsidRPr="00000000" w14:paraId="0000018B">
      <w:pPr>
        <w:jc w:val="both"/>
        <w:rPr/>
      </w:pPr>
      <w:r w:rsidDel="00000000" w:rsidR="00000000" w:rsidRPr="00000000">
        <w:rPr>
          <w:rtl w:val="0"/>
        </w:rPr>
      </w:r>
    </w:p>
    <w:tbl>
      <w:tblPr>
        <w:tblStyle w:val="Table26"/>
        <w:tblW w:w="888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4.170814414622"/>
        <w:gridCol w:w="6677.340996609001"/>
        <w:tblGridChange w:id="0">
          <w:tblGrid>
            <w:gridCol w:w="2204.170814414622"/>
            <w:gridCol w:w="6677.3409966090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jc w:val="both"/>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jc w:val="both"/>
              <w:rPr/>
            </w:pPr>
            <w:r w:rsidDel="00000000" w:rsidR="00000000" w:rsidRPr="00000000">
              <w:rPr>
                <w:rtl w:val="0"/>
              </w:rPr>
              <w:t xml:space="preserve">Xem báo cáo doanh thu, số lượng bán ra, khách hàng đăng ký,...</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jc w:val="both"/>
              <w:rPr/>
            </w:pPr>
            <w:r w:rsidDel="00000000" w:rsidR="00000000" w:rsidRPr="00000000">
              <w:rPr>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jc w:val="both"/>
              <w:rPr/>
            </w:pPr>
            <w:r w:rsidDel="00000000" w:rsidR="00000000" w:rsidRPr="00000000">
              <w:rPr>
                <w:rtl w:val="0"/>
              </w:rPr>
              <w:t xml:space="preserve">Chọn khoảng thời gian, loại thống kê.</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jc w:val="both"/>
              <w:rPr/>
            </w:pPr>
            <w:r w:rsidDel="00000000" w:rsidR="00000000" w:rsidRPr="00000000">
              <w:rPr>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jc w:val="both"/>
              <w:rPr/>
            </w:pPr>
            <w:r w:rsidDel="00000000" w:rsidR="00000000" w:rsidRPr="00000000">
              <w:rPr>
                <w:rtl w:val="0"/>
              </w:rPr>
              <w:t xml:space="preserve">Tính toán dữ liệu từ CSDL.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jc w:val="both"/>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jc w:val="both"/>
              <w:rPr/>
            </w:pPr>
            <w:r w:rsidDel="00000000" w:rsidR="00000000" w:rsidRPr="00000000">
              <w:rPr>
                <w:rtl w:val="0"/>
              </w:rPr>
              <w:t xml:space="preserve">Hiển thị biểu đồ và bảng thống kê.</w:t>
            </w:r>
          </w:p>
        </w:tc>
      </w:tr>
    </w:tbl>
    <w:p w:rsidR="00000000" w:rsidDel="00000000" w:rsidP="00000000" w:rsidRDefault="00000000" w:rsidRPr="00000000" w14:paraId="00000194">
      <w:pPr>
        <w:pStyle w:val="Heading1"/>
        <w:spacing w:after="120" w:line="288" w:lineRule="auto"/>
        <w:rPr>
          <w:sz w:val="32"/>
          <w:szCs w:val="32"/>
          <w:vertAlign w:val="baseline"/>
        </w:rPr>
      </w:pPr>
      <w:bookmarkStart w:colFirst="0" w:colLast="0" w:name="_a5vwg5aflhzu" w:id="27"/>
      <w:bookmarkEnd w:id="27"/>
      <w:r w:rsidDel="00000000" w:rsidR="00000000" w:rsidRPr="00000000">
        <w:br w:type="page"/>
      </w:r>
      <w:r w:rsidDel="00000000" w:rsidR="00000000" w:rsidRPr="00000000">
        <w:rPr>
          <w:b w:val="1"/>
          <w:sz w:val="32"/>
          <w:szCs w:val="32"/>
          <w:vertAlign w:val="baseline"/>
          <w:rtl w:val="0"/>
        </w:rPr>
        <w:t xml:space="preserve">System Designs</w:t>
      </w:r>
      <w:r w:rsidDel="00000000" w:rsidR="00000000" w:rsidRPr="00000000">
        <w:rPr>
          <w:rtl w:val="0"/>
        </w:rPr>
      </w:r>
    </w:p>
    <w:p w:rsidR="00000000" w:rsidDel="00000000" w:rsidP="00000000" w:rsidRDefault="00000000" w:rsidRPr="00000000" w14:paraId="00000195">
      <w:pPr>
        <w:pStyle w:val="Heading2"/>
        <w:spacing w:after="120" w:before="0" w:lineRule="auto"/>
        <w:ind w:left="720" w:firstLine="0"/>
        <w:jc w:val="both"/>
        <w:rPr>
          <w:rFonts w:ascii="Times New Roman" w:cs="Times New Roman" w:eastAsia="Times New Roman" w:hAnsi="Times New Roman"/>
          <w:vertAlign w:val="baseline"/>
        </w:rPr>
      </w:pPr>
      <w:bookmarkStart w:colFirst="0" w:colLast="0" w:name="_v9t2wwwfhvmk" w:id="28"/>
      <w:bookmarkEnd w:id="28"/>
      <w:r w:rsidDel="00000000" w:rsidR="00000000" w:rsidRPr="00000000">
        <w:rPr>
          <w:rFonts w:ascii="Times New Roman" w:cs="Times New Roman" w:eastAsia="Times New Roman" w:hAnsi="Times New Roman"/>
          <w:b w:val="1"/>
          <w:i w:val="1"/>
          <w:vertAlign w:val="baseline"/>
          <w:rtl w:val="0"/>
        </w:rPr>
        <w:t xml:space="preserve">Entity Relationship Diagram</w:t>
      </w:r>
      <w:r w:rsidDel="00000000" w:rsidR="00000000" w:rsidRPr="00000000">
        <w:rPr>
          <w:rtl w:val="0"/>
        </w:rPr>
      </w:r>
    </w:p>
    <w:p w:rsidR="00000000" w:rsidDel="00000000" w:rsidP="00000000" w:rsidRDefault="00000000" w:rsidRPr="00000000" w14:paraId="00000196">
      <w:pPr>
        <w:spacing w:after="120" w:lineRule="auto"/>
        <w:jc w:val="both"/>
        <w:rPr>
          <w:vertAlign w:val="baseline"/>
        </w:rPr>
      </w:pPr>
      <w:bookmarkStart w:colFirst="0" w:colLast="0" w:name="_po168eb09iz8" w:id="29"/>
      <w:bookmarkEnd w:id="29"/>
      <w:r w:rsidDel="00000000" w:rsidR="00000000" w:rsidRPr="00000000">
        <w:rPr/>
        <w:drawing>
          <wp:inline distB="114300" distT="114300" distL="114300" distR="114300">
            <wp:extent cx="5639760" cy="62992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3976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2"/>
        <w:spacing w:after="120" w:before="0" w:lineRule="auto"/>
        <w:ind w:left="720" w:firstLine="0"/>
        <w:jc w:val="both"/>
        <w:rPr>
          <w:rFonts w:ascii="Times New Roman" w:cs="Times New Roman" w:eastAsia="Times New Roman" w:hAnsi="Times New Roman"/>
        </w:rPr>
        <w:sectPr>
          <w:headerReference r:id="rId8" w:type="default"/>
          <w:footerReference r:id="rId9" w:type="default"/>
          <w:pgSz w:h="16834" w:w="11909" w:orient="portrait"/>
          <w:pgMar w:bottom="1440" w:top="1440" w:left="1584" w:right="1440" w:header="720" w:footer="864"/>
          <w:pgNumType w:start="1"/>
        </w:sectPr>
      </w:pPr>
      <w:r w:rsidDel="00000000" w:rsidR="00000000" w:rsidRPr="00000000">
        <w:rPr>
          <w:rtl w:val="0"/>
        </w:rPr>
      </w:r>
    </w:p>
    <w:p w:rsidR="00000000" w:rsidDel="00000000" w:rsidP="00000000" w:rsidRDefault="00000000" w:rsidRPr="00000000" w14:paraId="00000198">
      <w:pPr>
        <w:pStyle w:val="Heading2"/>
        <w:spacing w:after="120" w:before="0" w:lineRule="auto"/>
        <w:ind w:left="72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Database Design</w:t>
      </w:r>
      <w:r w:rsidDel="00000000" w:rsidR="00000000" w:rsidRPr="00000000">
        <w:rPr>
          <w:rtl w:val="0"/>
        </w:rPr>
      </w:r>
    </w:p>
    <w:p w:rsidR="00000000" w:rsidDel="00000000" w:rsidP="00000000" w:rsidRDefault="00000000" w:rsidRPr="00000000" w14:paraId="00000199">
      <w:pPr>
        <w:spacing w:after="120" w:lineRule="auto"/>
        <w:jc w:val="both"/>
        <w:rPr>
          <w:vertAlign w:val="baseline"/>
        </w:rPr>
      </w:pPr>
      <w:r w:rsidDel="00000000" w:rsidR="00000000" w:rsidRPr="00000000">
        <w:rPr>
          <w:vertAlign w:val="baseline"/>
          <w:rtl w:val="0"/>
        </w:rPr>
        <w:t xml:space="preserve">&lt;Mô tả chi tiết các bảng&gt;</w:t>
      </w:r>
    </w:p>
    <w:p w:rsidR="00000000" w:rsidDel="00000000" w:rsidP="00000000" w:rsidRDefault="00000000" w:rsidRPr="00000000" w14:paraId="0000019A">
      <w:pPr>
        <w:spacing w:after="120" w:lineRule="auto"/>
        <w:jc w:val="both"/>
        <w:rPr/>
      </w:pPr>
      <w:r w:rsidDel="00000000" w:rsidR="00000000" w:rsidRPr="00000000">
        <w:rPr>
          <w:rtl w:val="0"/>
        </w:rPr>
        <w:t xml:space="preserve">SpQuanAo</w:t>
      </w:r>
    </w:p>
    <w:tbl>
      <w:tblPr>
        <w:tblStyle w:val="Table27"/>
        <w:tblW w:w="1005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755"/>
        <w:gridCol w:w="930"/>
        <w:gridCol w:w="1935"/>
        <w:gridCol w:w="3915"/>
        <w:tblGridChange w:id="0">
          <w:tblGrid>
            <w:gridCol w:w="1515"/>
            <w:gridCol w:w="1755"/>
            <w:gridCol w:w="930"/>
            <w:gridCol w:w="1935"/>
            <w:gridCol w:w="39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120" w:lineRule="auto"/>
              <w:jc w:val="both"/>
              <w:rPr/>
            </w:pPr>
            <w:r w:rsidDel="00000000" w:rsidR="00000000" w:rsidRPr="00000000">
              <w:rPr>
                <w:rtl w:val="0"/>
              </w:rPr>
              <w:t xml:space="preserve">FieldName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120" w:lineRule="auto"/>
              <w:jc w:val="both"/>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120" w:lineRule="auto"/>
              <w:jc w:val="both"/>
              <w:rPr/>
            </w:pPr>
            <w:r w:rsidDel="00000000" w:rsidR="00000000" w:rsidRPr="00000000">
              <w:rPr>
                <w:rtl w:val="0"/>
              </w:rPr>
              <w:t xml:space="preserve">Data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120" w:lineRule="auto"/>
              <w:jc w:val="both"/>
              <w:rPr/>
            </w:pPr>
            <w:r w:rsidDel="00000000" w:rsidR="00000000" w:rsidRPr="00000000">
              <w:rPr>
                <w:rtl w:val="0"/>
              </w:rPr>
              <w:t xml:space="preserve">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120" w:lineRule="auto"/>
              <w:jc w:val="both"/>
              <w:rPr/>
            </w:pPr>
            <w:r w:rsidDel="00000000" w:rsidR="00000000" w:rsidRPr="00000000">
              <w:rPr>
                <w:rtl w:val="0"/>
              </w:rPr>
              <w:t xml:space="preserve">Description</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120" w:lineRule="auto"/>
              <w:jc w:val="both"/>
              <w:rPr/>
            </w:pPr>
            <w:r w:rsidDel="00000000" w:rsidR="00000000" w:rsidRPr="00000000">
              <w:rPr>
                <w:rtl w:val="0"/>
              </w:rPr>
              <w:t xml:space="preserve">MaSP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120" w:lineRule="auto"/>
              <w:jc w:val="both"/>
              <w:rPr/>
            </w:pPr>
            <w:r w:rsidDel="00000000" w:rsidR="00000000" w:rsidRPr="00000000">
              <w:rPr>
                <w:rtl w:val="0"/>
              </w:rPr>
              <w:t xml:space="preserve">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120" w:lineRule="auto"/>
              <w:jc w:val="both"/>
              <w:rPr/>
            </w:pPr>
            <w:r w:rsidDel="00000000" w:rsidR="00000000" w:rsidRPr="00000000">
              <w:rPr>
                <w:rtl w:val="0"/>
              </w:rPr>
              <w:t xml:space="preserve">PRIMARY KEY, IDENTITY/AUTO_INCREMENT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120" w:lineRule="auto"/>
              <w:jc w:val="both"/>
              <w:rPr/>
            </w:pPr>
            <w:r w:rsidDel="00000000" w:rsidR="00000000" w:rsidRPr="00000000">
              <w:rPr>
                <w:rtl w:val="0"/>
              </w:rPr>
              <w:t xml:space="preserve">Mã sản phẩm: kiểu dữ liệu số nguyên. Ghi chú: khóa chính, tự tăng; không được phép rỗng.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120" w:lineRule="auto"/>
              <w:jc w:val="both"/>
              <w:rPr/>
            </w:pPr>
            <w:r w:rsidDel="00000000" w:rsidR="00000000" w:rsidRPr="00000000">
              <w:rPr>
                <w:rtl w:val="0"/>
              </w:rPr>
              <w:t xml:space="preserve">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120" w:lineRule="auto"/>
              <w:jc w:val="both"/>
              <w:rPr/>
            </w:pPr>
            <w:r w:rsidDel="00000000" w:rsidR="00000000" w:rsidRPr="00000000">
              <w:rPr>
                <w:rtl w:val="0"/>
              </w:rPr>
              <w:t xml:space="preserve">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12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120" w:lineRule="auto"/>
              <w:jc w:val="both"/>
              <w:rPr/>
            </w:pPr>
            <w:r w:rsidDel="00000000" w:rsidR="00000000" w:rsidRPr="00000000">
              <w:rPr>
                <w:rtl w:val="0"/>
              </w:rPr>
              <w:t xml:space="preserve">Mã loại : kiểu dữ liệu số nguyên.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120" w:lineRule="auto"/>
              <w:jc w:val="both"/>
              <w:rPr/>
            </w:pPr>
            <w:r w:rsidDel="00000000" w:rsidR="00000000" w:rsidRPr="00000000">
              <w:rPr>
                <w:rtl w:val="0"/>
              </w:rPr>
              <w:t xml:space="preserve">MaH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120" w:lineRule="auto"/>
              <w:jc w:val="both"/>
              <w:rPr/>
            </w:pPr>
            <w:r w:rsidDel="00000000" w:rsidR="00000000" w:rsidRPr="00000000">
              <w:rPr>
                <w:rtl w:val="0"/>
              </w:rPr>
              <w:t xml:space="preserve">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12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120" w:lineRule="auto"/>
              <w:jc w:val="both"/>
              <w:rPr/>
            </w:pPr>
            <w:r w:rsidDel="00000000" w:rsidR="00000000" w:rsidRPr="00000000">
              <w:rPr>
                <w:rtl w:val="0"/>
              </w:rPr>
              <w:t xml:space="preserve">Mã hãng: kiểu dữ liệu số nguyên.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120" w:lineRule="auto"/>
              <w:jc w:val="both"/>
              <w:rPr/>
            </w:pPr>
            <w:r w:rsidDel="00000000" w:rsidR="00000000" w:rsidRPr="00000000">
              <w:rPr>
                <w:rtl w:val="0"/>
              </w:rPr>
              <w:t xml:space="preserve">TenSP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120" w:lineRule="auto"/>
              <w:jc w:val="both"/>
              <w:rPr/>
            </w:pPr>
            <w:r w:rsidDel="00000000" w:rsidR="00000000" w:rsidRPr="00000000">
              <w:rPr>
                <w:rtl w:val="0"/>
              </w:rPr>
              <w:t xml:space="preserve">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120" w:lineRule="auto"/>
              <w:jc w:val="both"/>
              <w:rPr/>
            </w:pPr>
            <w:r w:rsidDel="00000000" w:rsidR="00000000" w:rsidRPr="00000000">
              <w:rPr>
                <w:rtl w:val="0"/>
              </w:rPr>
              <w:t xml:space="preserve">Tên sản phẩm: kiểu dữ liệu chuỗi ký tự. Ghi chú: không được phép rỗng.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120" w:lineRule="auto"/>
              <w:jc w:val="both"/>
              <w:rPr/>
            </w:pPr>
            <w:r w:rsidDel="00000000" w:rsidR="00000000" w:rsidRPr="00000000">
              <w:rPr>
                <w:rtl w:val="0"/>
              </w:rPr>
              <w:t xml:space="preserve">Soluong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120" w:lineRule="auto"/>
              <w:jc w:val="both"/>
              <w:rPr/>
            </w:pPr>
            <w:r w:rsidDel="00000000" w:rsidR="00000000" w:rsidRPr="00000000">
              <w:rPr>
                <w:rtl w:val="0"/>
              </w:rPr>
              <w:t xml:space="preserve">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12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120" w:lineRule="auto"/>
              <w:jc w:val="both"/>
              <w:rPr/>
            </w:pPr>
            <w:r w:rsidDel="00000000" w:rsidR="00000000" w:rsidRPr="00000000">
              <w:rPr>
                <w:rtl w:val="0"/>
              </w:rPr>
              <w:t xml:space="preserve">Soluong: kiểu dữ liệu số nguyên.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120" w:lineRule="auto"/>
              <w:jc w:val="both"/>
              <w:rPr/>
            </w:pPr>
            <w:r w:rsidDel="00000000" w:rsidR="00000000" w:rsidRPr="00000000">
              <w:rPr>
                <w:rtl w:val="0"/>
              </w:rPr>
              <w:t xml:space="preserve">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120" w:lineRule="auto"/>
              <w:jc w:val="both"/>
              <w:rPr/>
            </w:pPr>
            <w:r w:rsidDel="00000000" w:rsidR="00000000" w:rsidRPr="00000000">
              <w:rPr>
                <w:rtl w:val="0"/>
              </w:rPr>
              <w:t xml:space="preserve">[MONEY]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12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120" w:lineRule="auto"/>
              <w:jc w:val="both"/>
              <w:rPr/>
            </w:pPr>
            <w:r w:rsidDel="00000000" w:rsidR="00000000" w:rsidRPr="00000000">
              <w:rPr>
                <w:rtl w:val="0"/>
              </w:rPr>
              <w:t xml:space="preserve">Giá: kiểu dữ liệu [money]. Ghi chú: không được phép rỗng.</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120" w:lineRule="auto"/>
              <w:jc w:val="both"/>
              <w:rPr/>
            </w:pPr>
            <w:r w:rsidDel="00000000" w:rsidR="00000000" w:rsidRPr="00000000">
              <w:rPr>
                <w:rtl w:val="0"/>
              </w:rPr>
              <w:t xml:space="preserve">ChiTietSP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120" w:lineRule="auto"/>
              <w:jc w:val="both"/>
              <w:rPr/>
            </w:pPr>
            <w:r w:rsidDel="00000000" w:rsidR="00000000" w:rsidRPr="00000000">
              <w:rPr>
                <w:rtl w:val="0"/>
              </w:rPr>
              <w:t xml:space="preserve"> 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120" w:lineRule="auto"/>
              <w:jc w:val="both"/>
              <w:rPr/>
            </w:pPr>
            <w:r w:rsidDel="00000000" w:rsidR="00000000" w:rsidRPr="00000000">
              <w:rPr>
                <w:rtl w:val="0"/>
              </w:rPr>
              <w:t xml:space="preserve">Chi tiet sản phẩm: kiểu dữ liệu chuỗi ký tự. Ghi chú: không được phép rỗng.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120" w:lineRule="auto"/>
              <w:jc w:val="both"/>
              <w:rPr/>
            </w:pPr>
            <w:r w:rsidDel="00000000" w:rsidR="00000000" w:rsidRPr="00000000">
              <w:rPr>
                <w:rtl w:val="0"/>
              </w:rPr>
              <w:t xml:space="preserve">DanhGia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120" w:lineRule="auto"/>
              <w:jc w:val="both"/>
              <w:rPr/>
            </w:pPr>
            <w:r w:rsidDel="00000000" w:rsidR="00000000" w:rsidRPr="00000000">
              <w:rPr>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120" w:lineRule="auto"/>
              <w:jc w:val="both"/>
              <w:rPr/>
            </w:pPr>
            <w:r w:rsidDel="00000000" w:rsidR="00000000" w:rsidRPr="00000000">
              <w:rPr>
                <w:rtl w:val="0"/>
              </w:rPr>
              <w:t xml:space="preserve"> (2,1)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12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120" w:lineRule="auto"/>
              <w:jc w:val="both"/>
              <w:rPr/>
            </w:pPr>
            <w:r w:rsidDel="00000000" w:rsidR="00000000" w:rsidRPr="00000000">
              <w:rPr>
                <w:rtl w:val="0"/>
              </w:rPr>
              <w:t xml:space="preserve">Danh giá: kiểu dữ liệu số thập phân.</w:t>
            </w:r>
          </w:p>
        </w:tc>
      </w:tr>
    </w:tbl>
    <w:p w:rsidR="00000000" w:rsidDel="00000000" w:rsidP="00000000" w:rsidRDefault="00000000" w:rsidRPr="00000000" w14:paraId="000001C8">
      <w:pPr>
        <w:spacing w:after="120" w:lineRule="auto"/>
        <w:jc w:val="both"/>
        <w:rPr/>
      </w:pPr>
      <w:r w:rsidDel="00000000" w:rsidR="00000000" w:rsidRPr="00000000">
        <w:rPr>
          <w:rtl w:val="0"/>
        </w:rPr>
      </w:r>
    </w:p>
    <w:p w:rsidR="00000000" w:rsidDel="00000000" w:rsidP="00000000" w:rsidRDefault="00000000" w:rsidRPr="00000000" w14:paraId="000001C9">
      <w:pPr>
        <w:spacing w:after="120" w:lineRule="auto"/>
        <w:jc w:val="both"/>
        <w:rPr/>
      </w:pPr>
      <w:r w:rsidDel="00000000" w:rsidR="00000000" w:rsidRPr="00000000">
        <w:rPr>
          <w:rtl w:val="0"/>
        </w:rPr>
      </w:r>
    </w:p>
    <w:p w:rsidR="00000000" w:rsidDel="00000000" w:rsidP="00000000" w:rsidRDefault="00000000" w:rsidRPr="00000000" w14:paraId="000001CA">
      <w:pPr>
        <w:spacing w:after="120" w:lineRule="auto"/>
        <w:jc w:val="both"/>
        <w:rPr/>
      </w:pPr>
      <w:r w:rsidDel="00000000" w:rsidR="00000000" w:rsidRPr="00000000">
        <w:rPr>
          <w:rtl w:val="0"/>
        </w:rPr>
      </w:r>
    </w:p>
    <w:p w:rsidR="00000000" w:rsidDel="00000000" w:rsidP="00000000" w:rsidRDefault="00000000" w:rsidRPr="00000000" w14:paraId="000001CB">
      <w:pPr>
        <w:spacing w:after="120" w:lineRule="auto"/>
        <w:jc w:val="both"/>
        <w:rPr/>
      </w:pPr>
      <w:r w:rsidDel="00000000" w:rsidR="00000000" w:rsidRPr="00000000">
        <w:rPr>
          <w:rtl w:val="0"/>
        </w:rPr>
      </w:r>
    </w:p>
    <w:p w:rsidR="00000000" w:rsidDel="00000000" w:rsidP="00000000" w:rsidRDefault="00000000" w:rsidRPr="00000000" w14:paraId="000001CC">
      <w:pPr>
        <w:spacing w:after="120" w:lineRule="auto"/>
        <w:jc w:val="both"/>
        <w:rPr/>
      </w:pPr>
      <w:r w:rsidDel="00000000" w:rsidR="00000000" w:rsidRPr="00000000">
        <w:rPr>
          <w:rtl w:val="0"/>
        </w:rPr>
      </w:r>
    </w:p>
    <w:p w:rsidR="00000000" w:rsidDel="00000000" w:rsidP="00000000" w:rsidRDefault="00000000" w:rsidRPr="00000000" w14:paraId="000001CD">
      <w:pPr>
        <w:spacing w:after="120" w:lineRule="auto"/>
        <w:jc w:val="both"/>
        <w:rPr/>
      </w:pPr>
      <w:r w:rsidDel="00000000" w:rsidR="00000000" w:rsidRPr="00000000">
        <w:rPr>
          <w:rtl w:val="0"/>
        </w:rPr>
      </w:r>
    </w:p>
    <w:p w:rsidR="00000000" w:rsidDel="00000000" w:rsidP="00000000" w:rsidRDefault="00000000" w:rsidRPr="00000000" w14:paraId="000001CE">
      <w:pPr>
        <w:spacing w:after="120" w:lineRule="auto"/>
        <w:jc w:val="both"/>
        <w:rPr/>
      </w:pPr>
      <w:r w:rsidDel="00000000" w:rsidR="00000000" w:rsidRPr="00000000">
        <w:rPr>
          <w:rtl w:val="0"/>
        </w:rPr>
      </w:r>
    </w:p>
    <w:p w:rsidR="00000000" w:rsidDel="00000000" w:rsidP="00000000" w:rsidRDefault="00000000" w:rsidRPr="00000000" w14:paraId="000001CF">
      <w:pPr>
        <w:spacing w:after="120" w:lineRule="auto"/>
        <w:jc w:val="both"/>
        <w:rPr/>
      </w:pPr>
      <w:r w:rsidDel="00000000" w:rsidR="00000000" w:rsidRPr="00000000">
        <w:rPr>
          <w:rtl w:val="0"/>
        </w:rPr>
      </w:r>
    </w:p>
    <w:p w:rsidR="00000000" w:rsidDel="00000000" w:rsidP="00000000" w:rsidRDefault="00000000" w:rsidRPr="00000000" w14:paraId="000001D0">
      <w:pPr>
        <w:spacing w:after="120" w:lineRule="auto"/>
        <w:jc w:val="both"/>
        <w:rPr/>
      </w:pPr>
      <w:r w:rsidDel="00000000" w:rsidR="00000000" w:rsidRPr="00000000">
        <w:rPr>
          <w:rtl w:val="0"/>
        </w:rPr>
      </w:r>
    </w:p>
    <w:p w:rsidR="00000000" w:rsidDel="00000000" w:rsidP="00000000" w:rsidRDefault="00000000" w:rsidRPr="00000000" w14:paraId="000001D1">
      <w:pPr>
        <w:spacing w:after="120" w:lineRule="auto"/>
        <w:jc w:val="both"/>
        <w:rPr/>
        <w:sectPr>
          <w:type w:val="nextPage"/>
          <w:pgSz w:h="16834" w:w="11909" w:orient="portrait"/>
          <w:pgMar w:bottom="1440" w:top="1440" w:left="1584" w:right="1440" w:header="720" w:footer="864"/>
        </w:sectPr>
      </w:pPr>
      <w:r w:rsidDel="00000000" w:rsidR="00000000" w:rsidRPr="00000000">
        <w:rPr>
          <w:rtl w:val="0"/>
        </w:rPr>
      </w:r>
    </w:p>
    <w:p w:rsidR="00000000" w:rsidDel="00000000" w:rsidP="00000000" w:rsidRDefault="00000000" w:rsidRPr="00000000" w14:paraId="000001D2">
      <w:pPr>
        <w:spacing w:after="120" w:lineRule="auto"/>
        <w:jc w:val="both"/>
        <w:rPr/>
      </w:pPr>
      <w:r w:rsidDel="00000000" w:rsidR="00000000" w:rsidRPr="00000000">
        <w:rPr>
          <w:rtl w:val="0"/>
        </w:rPr>
        <w:t xml:space="preserve">TaiKhoanKhachHang</w:t>
      </w:r>
    </w:p>
    <w:tbl>
      <w:tblPr>
        <w:tblStyle w:val="Table28"/>
        <w:tblW w:w="958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695"/>
        <w:gridCol w:w="1110"/>
        <w:gridCol w:w="1395"/>
        <w:gridCol w:w="4080"/>
        <w:tblGridChange w:id="0">
          <w:tblGrid>
            <w:gridCol w:w="1305"/>
            <w:gridCol w:w="1695"/>
            <w:gridCol w:w="1110"/>
            <w:gridCol w:w="1395"/>
            <w:gridCol w:w="408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120" w:lineRule="auto"/>
              <w:jc w:val="both"/>
              <w:rPr/>
            </w:pPr>
            <w:r w:rsidDel="00000000" w:rsidR="00000000" w:rsidRPr="00000000">
              <w:rPr>
                <w:rtl w:val="0"/>
              </w:rPr>
              <w:t xml:space="preserve">FieldName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120" w:lineRule="auto"/>
              <w:jc w:val="both"/>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120" w:lineRule="auto"/>
              <w:jc w:val="both"/>
              <w:rPr/>
            </w:pPr>
            <w:r w:rsidDel="00000000" w:rsidR="00000000" w:rsidRPr="00000000">
              <w:rPr>
                <w:rtl w:val="0"/>
              </w:rPr>
              <w:t xml:space="preserve">Data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120" w:lineRule="auto"/>
              <w:jc w:val="both"/>
              <w:rPr/>
            </w:pPr>
            <w:r w:rsidDel="00000000" w:rsidR="00000000" w:rsidRPr="00000000">
              <w:rPr>
                <w:rtl w:val="0"/>
              </w:rPr>
              <w:t xml:space="preserve">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120" w:lineRule="auto"/>
              <w:jc w:val="both"/>
              <w:rPr/>
            </w:pPr>
            <w:r w:rsidDel="00000000" w:rsidR="00000000" w:rsidRPr="00000000">
              <w:rPr>
                <w:rtl w:val="0"/>
              </w:rPr>
              <w:t xml:space="preserve">Description</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120" w:lineRule="auto"/>
              <w:jc w:val="both"/>
              <w:rPr/>
            </w:pPr>
            <w:r w:rsidDel="00000000" w:rsidR="00000000" w:rsidRPr="00000000">
              <w:rPr>
                <w:rtl w:val="0"/>
              </w:rPr>
              <w:t xml:space="preserve">MaTK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120" w:lineRule="auto"/>
              <w:jc w:val="both"/>
              <w:rPr/>
            </w:pPr>
            <w:r w:rsidDel="00000000" w:rsidR="00000000" w:rsidRPr="00000000">
              <w:rPr>
                <w:rtl w:val="0"/>
              </w:rPr>
              <w:t xml:space="preserve">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120" w:lineRule="auto"/>
              <w:jc w:val="both"/>
              <w:rPr/>
            </w:pPr>
            <w:r w:rsidDel="00000000" w:rsidR="00000000" w:rsidRPr="00000000">
              <w:rPr>
                <w:rtl w:val="0"/>
              </w:rPr>
              <w:t xml:space="preserve">PRIMARY KEY, IDENTITY/AUTO_INCREMENT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120" w:lineRule="auto"/>
              <w:jc w:val="both"/>
              <w:rPr/>
            </w:pPr>
            <w:r w:rsidDel="00000000" w:rsidR="00000000" w:rsidRPr="00000000">
              <w:rPr>
                <w:rtl w:val="0"/>
              </w:rPr>
              <w:t xml:space="preserve">Mã tài khoản: kiểu dữ liệu số nguyên. Ghi chú: khóa chính, tự tăng; không được phép rỗng.</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120" w:lineRule="auto"/>
              <w:jc w:val="both"/>
              <w:rPr/>
            </w:pPr>
            <w:r w:rsidDel="00000000" w:rsidR="00000000" w:rsidRPr="00000000">
              <w:rPr>
                <w:rtl w:val="0"/>
              </w:rPr>
              <w:t xml:space="preserve">TenTK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120" w:lineRule="auto"/>
              <w:jc w:val="both"/>
              <w:rPr/>
            </w:pPr>
            <w:r w:rsidDel="00000000" w:rsidR="00000000" w:rsidRPr="00000000">
              <w:rPr>
                <w:rtl w:val="0"/>
              </w:rPr>
              <w:t xml:space="preserve">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120" w:lineRule="auto"/>
              <w:jc w:val="both"/>
              <w:rPr/>
            </w:pPr>
            <w:r w:rsidDel="00000000" w:rsidR="00000000" w:rsidRPr="00000000">
              <w:rPr>
                <w:rtl w:val="0"/>
              </w:rPr>
              <w:t xml:space="preserve">Tên tài khoản: kiểu dữ liệu chuỗi ký tự. Ghi chú: không được phép rỗng.</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120" w:lineRule="auto"/>
              <w:jc w:val="both"/>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120" w:lineRule="auto"/>
              <w:jc w:val="both"/>
              <w:rPr/>
            </w:pPr>
            <w:r w:rsidDel="00000000" w:rsidR="00000000" w:rsidRPr="00000000">
              <w:rPr>
                <w:rtl w:val="0"/>
              </w:rPr>
              <w:t xml:space="preserve">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120" w:lineRule="auto"/>
              <w:jc w:val="both"/>
              <w:rPr/>
            </w:pPr>
            <w:r w:rsidDel="00000000" w:rsidR="00000000" w:rsidRPr="00000000">
              <w:rPr>
                <w:rtl w:val="0"/>
              </w:rPr>
              <w:t xml:space="preserve">Email: kiểu dữ liệu chuỗi ký tự. Ghi chú: không được phép rỗng.</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120" w:lineRule="auto"/>
              <w:jc w:val="both"/>
              <w:rPr/>
            </w:pPr>
            <w:r w:rsidDel="00000000" w:rsidR="00000000" w:rsidRPr="00000000">
              <w:rPr>
                <w:rtl w:val="0"/>
              </w:rPr>
              <w:t xml:space="preserve">SDT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120" w:lineRule="auto"/>
              <w:jc w:val="both"/>
              <w:rPr/>
            </w:pPr>
            <w:r w:rsidDel="00000000" w:rsidR="00000000" w:rsidRPr="00000000">
              <w:rPr>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120" w:lineRule="auto"/>
              <w:jc w:val="both"/>
              <w:rPr/>
            </w:pPr>
            <w:r w:rsidDel="00000000" w:rsidR="00000000" w:rsidRPr="00000000">
              <w:rPr>
                <w:rtl w:val="0"/>
              </w:rPr>
              <w:t xml:space="preserve">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120" w:lineRule="auto"/>
              <w:jc w:val="both"/>
              <w:rPr/>
            </w:pPr>
            <w:r w:rsidDel="00000000" w:rsidR="00000000" w:rsidRPr="00000000">
              <w:rPr>
                <w:rtl w:val="0"/>
              </w:rPr>
              <w:t xml:space="preserve">Số điện thoại: kiểu dữ liệu chuỗi ký tự. Ghi chú: không được phép rỗng.</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120" w:lineRule="auto"/>
              <w:jc w:val="both"/>
              <w:rPr/>
            </w:pPr>
            <w:r w:rsidDel="00000000" w:rsidR="00000000" w:rsidRPr="00000000">
              <w:rPr>
                <w:rtl w:val="0"/>
              </w:rPr>
              <w:t xml:space="preserve">DiaChi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120" w:lineRule="auto"/>
              <w:jc w:val="both"/>
              <w:rPr/>
            </w:pPr>
            <w:r w:rsidDel="00000000" w:rsidR="00000000" w:rsidRPr="00000000">
              <w:rPr>
                <w:rtl w:val="0"/>
              </w:rPr>
              <w:t xml:space="preserve">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120" w:lineRule="auto"/>
              <w:jc w:val="both"/>
              <w:rPr/>
            </w:pPr>
            <w:r w:rsidDel="00000000" w:rsidR="00000000" w:rsidRPr="00000000">
              <w:rPr>
                <w:rtl w:val="0"/>
              </w:rPr>
              <w:t xml:space="preserve">Dia chi: kiểu dữ liệu chuỗi ký tự. Ghi chú: không được phép rỗng.</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120" w:lineRule="auto"/>
              <w:jc w:val="both"/>
              <w:rPr/>
            </w:pPr>
            <w:r w:rsidDel="00000000" w:rsidR="00000000" w:rsidRPr="00000000">
              <w:rPr>
                <w:rtl w:val="0"/>
              </w:rPr>
              <w:t xml:space="preserve">MatKhau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120" w:lineRule="auto"/>
              <w:jc w:val="both"/>
              <w:rPr/>
            </w:pPr>
            <w:r w:rsidDel="00000000" w:rsidR="00000000" w:rsidRPr="00000000">
              <w:rPr>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120" w:lineRule="auto"/>
              <w:jc w:val="both"/>
              <w:rPr/>
            </w:pPr>
            <w:r w:rsidDel="00000000" w:rsidR="00000000" w:rsidRPr="00000000">
              <w:rPr>
                <w:rtl w:val="0"/>
              </w:rPr>
              <w:t xml:space="preserve">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120" w:lineRule="auto"/>
              <w:jc w:val="both"/>
              <w:rPr/>
            </w:pPr>
            <w:r w:rsidDel="00000000" w:rsidR="00000000" w:rsidRPr="00000000">
              <w:rPr>
                <w:rtl w:val="0"/>
              </w:rPr>
              <w:t xml:space="preserve">Mat khau: kiểu dữ liệu chuỗi ký tự. Ghi chú: không được phép rỗng.</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120" w:lineRule="auto"/>
              <w:jc w:val="both"/>
              <w:rPr/>
            </w:pPr>
            <w:r w:rsidDel="00000000" w:rsidR="00000000" w:rsidRPr="00000000">
              <w:rPr>
                <w:rtl w:val="0"/>
              </w:rPr>
              <w:t xml:space="preserve">HovaTen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120" w:lineRule="auto"/>
              <w:jc w:val="both"/>
              <w:rPr/>
            </w:pPr>
            <w:r w:rsidDel="00000000" w:rsidR="00000000" w:rsidRPr="00000000">
              <w:rPr>
                <w:rtl w:val="0"/>
              </w:rPr>
              <w:t xml:space="preserve"> 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120" w:lineRule="auto"/>
              <w:jc w:val="both"/>
              <w:rPr/>
            </w:pPr>
            <w:r w:rsidDel="00000000" w:rsidR="00000000" w:rsidRPr="00000000">
              <w:rPr>
                <w:rtl w:val="0"/>
              </w:rPr>
              <w:t xml:space="preserve">Hova tên: kiểu dữ liệu chuỗi ký tự. Ghi chú: không được phép rỗng.</w:t>
            </w:r>
          </w:p>
        </w:tc>
      </w:tr>
    </w:tbl>
    <w:p w:rsidR="00000000" w:rsidDel="00000000" w:rsidP="00000000" w:rsidRDefault="00000000" w:rsidRPr="00000000" w14:paraId="000001FB">
      <w:pPr>
        <w:spacing w:after="120" w:lineRule="auto"/>
        <w:jc w:val="both"/>
        <w:rPr/>
      </w:pPr>
      <w:r w:rsidDel="00000000" w:rsidR="00000000" w:rsidRPr="00000000">
        <w:rPr>
          <w:rtl w:val="0"/>
        </w:rPr>
      </w:r>
    </w:p>
    <w:p w:rsidR="00000000" w:rsidDel="00000000" w:rsidP="00000000" w:rsidRDefault="00000000" w:rsidRPr="00000000" w14:paraId="000001FC">
      <w:pPr>
        <w:spacing w:after="120" w:lineRule="auto"/>
        <w:jc w:val="both"/>
        <w:rPr/>
        <w:sectPr>
          <w:type w:val="nextPage"/>
          <w:pgSz w:h="16834" w:w="11909" w:orient="portrait"/>
          <w:pgMar w:bottom="1440" w:top="1440" w:left="1584" w:right="1440" w:header="720" w:footer="864"/>
        </w:sectPr>
      </w:pPr>
      <w:r w:rsidDel="00000000" w:rsidR="00000000" w:rsidRPr="00000000">
        <w:rPr>
          <w:rtl w:val="0"/>
        </w:rPr>
      </w:r>
    </w:p>
    <w:p w:rsidR="00000000" w:rsidDel="00000000" w:rsidP="00000000" w:rsidRDefault="00000000" w:rsidRPr="00000000" w14:paraId="000001FD">
      <w:pPr>
        <w:spacing w:after="120" w:lineRule="auto"/>
        <w:jc w:val="both"/>
        <w:rPr/>
      </w:pPr>
      <w:r w:rsidDel="00000000" w:rsidR="00000000" w:rsidRPr="00000000">
        <w:rPr>
          <w:rtl w:val="0"/>
        </w:rPr>
        <w:t xml:space="preserve">SanPham_BienThe</w:t>
      </w:r>
    </w:p>
    <w:tbl>
      <w:tblPr>
        <w:tblStyle w:val="Table29"/>
        <w:tblW w:w="964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125"/>
        <w:gridCol w:w="930"/>
        <w:gridCol w:w="1980"/>
        <w:gridCol w:w="4200"/>
        <w:tblGridChange w:id="0">
          <w:tblGrid>
            <w:gridCol w:w="1410"/>
            <w:gridCol w:w="1125"/>
            <w:gridCol w:w="930"/>
            <w:gridCol w:w="1980"/>
            <w:gridCol w:w="420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120" w:lineRule="auto"/>
              <w:jc w:val="both"/>
              <w:rPr/>
            </w:pPr>
            <w:r w:rsidDel="00000000" w:rsidR="00000000" w:rsidRPr="00000000">
              <w:rPr>
                <w:rtl w:val="0"/>
              </w:rPr>
              <w:t xml:space="preserve">FieldName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120" w:lineRule="auto"/>
              <w:jc w:val="both"/>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120" w:lineRule="auto"/>
              <w:jc w:val="both"/>
              <w:rPr/>
            </w:pPr>
            <w:r w:rsidDel="00000000" w:rsidR="00000000" w:rsidRPr="00000000">
              <w:rPr>
                <w:rtl w:val="0"/>
              </w:rPr>
              <w:t xml:space="preserve">Data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120" w:lineRule="auto"/>
              <w:jc w:val="both"/>
              <w:rPr/>
            </w:pPr>
            <w:r w:rsidDel="00000000" w:rsidR="00000000" w:rsidRPr="00000000">
              <w:rPr>
                <w:rtl w:val="0"/>
              </w:rPr>
              <w:t xml:space="preserve">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120" w:lineRule="auto"/>
              <w:jc w:val="both"/>
              <w:rPr/>
            </w:pPr>
            <w:r w:rsidDel="00000000" w:rsidR="00000000" w:rsidRPr="00000000">
              <w:rPr>
                <w:rtl w:val="0"/>
              </w:rPr>
              <w:t xml:space="preserve">Description</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120" w:lineRule="auto"/>
              <w:jc w:val="both"/>
              <w:rPr/>
            </w:pPr>
            <w:r w:rsidDel="00000000" w:rsidR="00000000" w:rsidRPr="00000000">
              <w:rPr>
                <w:rtl w:val="0"/>
              </w:rPr>
              <w:t xml:space="preserve">MaBienThe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120" w:lineRule="auto"/>
              <w:jc w:val="both"/>
              <w:rPr/>
            </w:pPr>
            <w:r w:rsidDel="00000000" w:rsidR="00000000" w:rsidRPr="00000000">
              <w:rPr>
                <w:rtl w:val="0"/>
              </w:rPr>
              <w:t xml:space="preserve">PRIMARY KEY, IDENTITY/AUTO_INCREMENT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120" w:lineRule="auto"/>
              <w:jc w:val="both"/>
              <w:rPr/>
            </w:pPr>
            <w:r w:rsidDel="00000000" w:rsidR="00000000" w:rsidRPr="00000000">
              <w:rPr>
                <w:rtl w:val="0"/>
              </w:rPr>
              <w:t xml:space="preserve">Mã bien the: kiểu dữ liệu số nguyên. Ghi chú: khóa chính, tự tăng; không được phép rỗng.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120" w:lineRule="auto"/>
              <w:jc w:val="both"/>
              <w:rPr/>
            </w:pPr>
            <w:r w:rsidDel="00000000" w:rsidR="00000000" w:rsidRPr="00000000">
              <w:rPr>
                <w:rtl w:val="0"/>
              </w:rPr>
              <w:t xml:space="preserve">MaSP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120" w:lineRule="auto"/>
              <w:jc w:val="both"/>
              <w:rPr/>
            </w:pPr>
            <w:r w:rsidDel="00000000" w:rsidR="00000000" w:rsidRPr="00000000">
              <w:rPr>
                <w:rtl w:val="0"/>
              </w:rPr>
              <w:t xml:space="preserve">Mã sản phẩm: kiểu dữ liệu số nguyên.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120" w:lineRule="auto"/>
              <w:jc w:val="both"/>
              <w:rPr/>
            </w:pPr>
            <w:r w:rsidDel="00000000" w:rsidR="00000000" w:rsidRPr="00000000">
              <w:rPr>
                <w:rtl w:val="0"/>
              </w:rPr>
              <w:t xml:space="preserve">MaMS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120" w:lineRule="auto"/>
              <w:jc w:val="both"/>
              <w:rPr/>
            </w:pPr>
            <w:r w:rsidDel="00000000" w:rsidR="00000000" w:rsidRPr="00000000">
              <w:rPr>
                <w:rtl w:val="0"/>
              </w:rPr>
              <w:t xml:space="preserve">Mã màu sắc: kiểu dữ liệu số nguyên.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120" w:lineRule="auto"/>
              <w:jc w:val="both"/>
              <w:rPr/>
            </w:pPr>
            <w:r w:rsidDel="00000000" w:rsidR="00000000" w:rsidRPr="00000000">
              <w:rPr>
                <w:rtl w:val="0"/>
              </w:rPr>
              <w:t xml:space="preserve">MaKC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120" w:lineRule="auto"/>
              <w:jc w:val="both"/>
              <w:rPr/>
            </w:pPr>
            <w:r w:rsidDel="00000000" w:rsidR="00000000" w:rsidRPr="00000000">
              <w:rPr>
                <w:rtl w:val="0"/>
              </w:rPr>
              <w:t xml:space="preserve">Mã kc: kiểu dữ liệu số nguyên.</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120" w:lineRule="auto"/>
              <w:jc w:val="both"/>
              <w:rPr/>
            </w:pPr>
            <w:r w:rsidDel="00000000" w:rsidR="00000000" w:rsidRPr="00000000">
              <w:rPr>
                <w:rtl w:val="0"/>
              </w:rPr>
              <w:t xml:space="preserve">SoLuong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120" w:lineRule="auto"/>
              <w:jc w:val="both"/>
              <w:rPr/>
            </w:pPr>
            <w:r w:rsidDel="00000000" w:rsidR="00000000" w:rsidRPr="00000000">
              <w:rPr>
                <w:rtl w:val="0"/>
              </w:rPr>
              <w:t xml:space="preserve">So luong: kiểu dữ liệu số nguyên. Ghi chú: không được phép rỗng.</w:t>
            </w:r>
          </w:p>
        </w:tc>
      </w:tr>
    </w:tbl>
    <w:p w:rsidR="00000000" w:rsidDel="00000000" w:rsidP="00000000" w:rsidRDefault="00000000" w:rsidRPr="00000000" w14:paraId="0000021C">
      <w:pPr>
        <w:spacing w:after="120" w:lineRule="auto"/>
        <w:jc w:val="both"/>
        <w:rPr/>
      </w:pPr>
      <w:r w:rsidDel="00000000" w:rsidR="00000000" w:rsidRPr="00000000">
        <w:rPr>
          <w:rtl w:val="0"/>
        </w:rPr>
      </w:r>
    </w:p>
    <w:p w:rsidR="00000000" w:rsidDel="00000000" w:rsidP="00000000" w:rsidRDefault="00000000" w:rsidRPr="00000000" w14:paraId="0000021D">
      <w:pPr>
        <w:spacing w:after="120" w:lineRule="auto"/>
        <w:jc w:val="both"/>
        <w:rPr/>
      </w:pPr>
      <w:r w:rsidDel="00000000" w:rsidR="00000000" w:rsidRPr="00000000">
        <w:rPr>
          <w:rtl w:val="0"/>
        </w:rPr>
        <w:t xml:space="preserve">KichCo</w:t>
      </w:r>
    </w:p>
    <w:p w:rsidR="00000000" w:rsidDel="00000000" w:rsidP="00000000" w:rsidRDefault="00000000" w:rsidRPr="00000000" w14:paraId="0000021E">
      <w:pPr>
        <w:spacing w:after="120" w:lineRule="auto"/>
        <w:jc w:val="both"/>
        <w:rPr/>
      </w:pPr>
      <w:r w:rsidDel="00000000" w:rsidR="00000000" w:rsidRPr="00000000">
        <w:rPr>
          <w:rtl w:val="0"/>
        </w:rPr>
      </w:r>
    </w:p>
    <w:tbl>
      <w:tblPr>
        <w:tblStyle w:val="Table30"/>
        <w:tblW w:w="973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320"/>
        <w:gridCol w:w="1245"/>
        <w:gridCol w:w="1695"/>
        <w:gridCol w:w="4245"/>
        <w:tblGridChange w:id="0">
          <w:tblGrid>
            <w:gridCol w:w="1230"/>
            <w:gridCol w:w="1320"/>
            <w:gridCol w:w="1245"/>
            <w:gridCol w:w="1695"/>
            <w:gridCol w:w="4245"/>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120" w:lineRule="auto"/>
              <w:jc w:val="both"/>
              <w:rPr/>
            </w:pPr>
            <w:r w:rsidDel="00000000" w:rsidR="00000000" w:rsidRPr="00000000">
              <w:rPr>
                <w:rtl w:val="0"/>
              </w:rPr>
              <w:t xml:space="preserve">FieldName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120" w:lineRule="auto"/>
              <w:jc w:val="both"/>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120" w:lineRule="auto"/>
              <w:jc w:val="both"/>
              <w:rPr/>
            </w:pPr>
            <w:r w:rsidDel="00000000" w:rsidR="00000000" w:rsidRPr="00000000">
              <w:rPr>
                <w:rtl w:val="0"/>
              </w:rPr>
              <w:t xml:space="preserve">Data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120" w:lineRule="auto"/>
              <w:jc w:val="both"/>
              <w:rPr/>
            </w:pPr>
            <w:r w:rsidDel="00000000" w:rsidR="00000000" w:rsidRPr="00000000">
              <w:rPr>
                <w:rtl w:val="0"/>
              </w:rPr>
              <w:t xml:space="preserve">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120" w:lineRule="auto"/>
              <w:jc w:val="both"/>
              <w:rPr/>
            </w:pPr>
            <w:r w:rsidDel="00000000" w:rsidR="00000000" w:rsidRPr="00000000">
              <w:rPr>
                <w:rtl w:val="0"/>
              </w:rPr>
              <w:t xml:space="preserve">Description</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120" w:lineRule="auto"/>
              <w:jc w:val="both"/>
              <w:rPr/>
            </w:pPr>
            <w:r w:rsidDel="00000000" w:rsidR="00000000" w:rsidRPr="00000000">
              <w:rPr>
                <w:rtl w:val="0"/>
              </w:rPr>
              <w:t xml:space="preserve">MaKC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120" w:lineRule="auto"/>
              <w:jc w:val="both"/>
              <w:rPr/>
            </w:pPr>
            <w:r w:rsidDel="00000000" w:rsidR="00000000" w:rsidRPr="00000000">
              <w:rPr>
                <w:rtl w:val="0"/>
              </w:rPr>
              <w:t xml:space="preserve">PRIMARY KEY, IDENTITY/AUTO_INCREMENT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120" w:lineRule="auto"/>
              <w:jc w:val="both"/>
              <w:rPr/>
            </w:pPr>
            <w:r w:rsidDel="00000000" w:rsidR="00000000" w:rsidRPr="00000000">
              <w:rPr>
                <w:rtl w:val="0"/>
              </w:rPr>
              <w:t xml:space="preserve">Mã kích cỡ: kiểu dữ liệu số nguyên. Ghi chú: khóa chính, tự tăng; không được phép rỗng.</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120" w:lineRule="auto"/>
              <w:jc w:val="both"/>
              <w:rPr/>
            </w:pPr>
            <w:r w:rsidDel="00000000" w:rsidR="00000000" w:rsidRPr="00000000">
              <w:rPr>
                <w:rtl w:val="0"/>
              </w:rPr>
              <w:t xml:space="preserve">TenKC</w:t>
            </w:r>
          </w:p>
        </w:tc>
        <w:tc>
          <w:tcPr>
            <w:gridSpan w:val="2"/>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120" w:lineRule="auto"/>
              <w:jc w:val="both"/>
              <w:rPr/>
            </w:pPr>
            <w:r w:rsidDel="00000000" w:rsidR="00000000" w:rsidRPr="00000000">
              <w:rPr>
                <w:rtl w:val="0"/>
              </w:rPr>
              <w:t xml:space="preserve">[NVARCHAR](50)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after="120" w:lineRule="auto"/>
              <w:jc w:val="both"/>
              <w:rPr/>
            </w:pPr>
            <w:r w:rsidDel="00000000" w:rsidR="00000000" w:rsidRPr="00000000">
              <w:rPr>
                <w:rtl w:val="0"/>
              </w:rPr>
              <w:t xml:space="preserve">Tên kc: kiểu dữ liệu chuỗi ký tự. Ghi chú: không được phép rỗng.</w:t>
            </w:r>
          </w:p>
        </w:tc>
      </w:tr>
    </w:tbl>
    <w:p w:rsidR="00000000" w:rsidDel="00000000" w:rsidP="00000000" w:rsidRDefault="00000000" w:rsidRPr="00000000" w14:paraId="0000022E">
      <w:pPr>
        <w:spacing w:after="120" w:lineRule="auto"/>
        <w:jc w:val="both"/>
        <w:rPr/>
      </w:pPr>
      <w:r w:rsidDel="00000000" w:rsidR="00000000" w:rsidRPr="00000000">
        <w:rPr>
          <w:rtl w:val="0"/>
        </w:rPr>
      </w:r>
    </w:p>
    <w:p w:rsidR="00000000" w:rsidDel="00000000" w:rsidP="00000000" w:rsidRDefault="00000000" w:rsidRPr="00000000" w14:paraId="0000022F">
      <w:pPr>
        <w:spacing w:after="120" w:lineRule="auto"/>
        <w:jc w:val="both"/>
        <w:rPr/>
        <w:sectPr>
          <w:type w:val="nextPage"/>
          <w:pgSz w:h="16834" w:w="11909" w:orient="portrait"/>
          <w:pgMar w:bottom="1440" w:top="1440" w:left="1584" w:right="1440" w:header="720" w:footer="864"/>
        </w:sectPr>
      </w:pPr>
      <w:r w:rsidDel="00000000" w:rsidR="00000000" w:rsidRPr="00000000">
        <w:rPr>
          <w:rtl w:val="0"/>
        </w:rPr>
      </w:r>
    </w:p>
    <w:p w:rsidR="00000000" w:rsidDel="00000000" w:rsidP="00000000" w:rsidRDefault="00000000" w:rsidRPr="00000000" w14:paraId="00000230">
      <w:pPr>
        <w:spacing w:after="120" w:lineRule="auto"/>
        <w:jc w:val="both"/>
        <w:rPr/>
      </w:pPr>
      <w:r w:rsidDel="00000000" w:rsidR="00000000" w:rsidRPr="00000000">
        <w:rPr>
          <w:rtl w:val="0"/>
        </w:rPr>
        <w:t xml:space="preserve">HinhAnhSP</w:t>
      </w:r>
    </w:p>
    <w:tbl>
      <w:tblPr>
        <w:tblStyle w:val="Table31"/>
        <w:tblW w:w="9870.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305"/>
        <w:gridCol w:w="915"/>
        <w:gridCol w:w="1815"/>
        <w:gridCol w:w="4410"/>
        <w:tblGridChange w:id="0">
          <w:tblGrid>
            <w:gridCol w:w="1425"/>
            <w:gridCol w:w="1305"/>
            <w:gridCol w:w="915"/>
            <w:gridCol w:w="1815"/>
            <w:gridCol w:w="4410"/>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120" w:lineRule="auto"/>
              <w:jc w:val="both"/>
              <w:rPr/>
            </w:pPr>
            <w:r w:rsidDel="00000000" w:rsidR="00000000" w:rsidRPr="00000000">
              <w:rPr>
                <w:rtl w:val="0"/>
              </w:rPr>
              <w:t xml:space="preserve">FieldName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120" w:lineRule="auto"/>
              <w:jc w:val="both"/>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120" w:lineRule="auto"/>
              <w:jc w:val="both"/>
              <w:rPr/>
            </w:pPr>
            <w:r w:rsidDel="00000000" w:rsidR="00000000" w:rsidRPr="00000000">
              <w:rPr>
                <w:rtl w:val="0"/>
              </w:rPr>
              <w:t xml:space="preserve">Data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120" w:lineRule="auto"/>
              <w:jc w:val="both"/>
              <w:rPr/>
            </w:pPr>
            <w:r w:rsidDel="00000000" w:rsidR="00000000" w:rsidRPr="00000000">
              <w:rPr>
                <w:rtl w:val="0"/>
              </w:rPr>
              <w:t xml:space="preserve">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120" w:lineRule="auto"/>
              <w:jc w:val="both"/>
              <w:rPr/>
            </w:pPr>
            <w:r w:rsidDel="00000000" w:rsidR="00000000" w:rsidRPr="00000000">
              <w:rPr>
                <w:rtl w:val="0"/>
              </w:rPr>
              <w:t xml:space="preserve">Description</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120" w:lineRule="auto"/>
              <w:jc w:val="both"/>
              <w:rPr/>
            </w:pPr>
            <w:r w:rsidDel="00000000" w:rsidR="00000000" w:rsidRPr="00000000">
              <w:rPr>
                <w:rtl w:val="0"/>
              </w:rPr>
              <w:t xml:space="preserve">MaHA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120" w:lineRule="auto"/>
              <w:jc w:val="both"/>
              <w:rPr/>
            </w:pPr>
            <w:r w:rsidDel="00000000" w:rsidR="00000000" w:rsidRPr="00000000">
              <w:rPr>
                <w:rtl w:val="0"/>
              </w:rPr>
              <w:t xml:space="preserve">PRIMARY KEY, IDENTITY/AUTO_INCREMENT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120" w:lineRule="auto"/>
              <w:jc w:val="both"/>
              <w:rPr/>
            </w:pPr>
            <w:r w:rsidDel="00000000" w:rsidR="00000000" w:rsidRPr="00000000">
              <w:rPr>
                <w:rtl w:val="0"/>
              </w:rPr>
              <w:t xml:space="preserve">Mã hình ảnh: kiểu dữ liệu số nguyên. Ghi chú: khóa chính, tự tăng; không được phép rỗng.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120" w:lineRule="auto"/>
              <w:jc w:val="both"/>
              <w:rPr/>
            </w:pPr>
            <w:r w:rsidDel="00000000" w:rsidR="00000000" w:rsidRPr="00000000">
              <w:rPr>
                <w:rtl w:val="0"/>
              </w:rPr>
              <w:t xml:space="preserve">MaBienThe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120" w:lineRule="auto"/>
              <w:jc w:val="both"/>
              <w:rPr/>
            </w:pPr>
            <w:r w:rsidDel="00000000" w:rsidR="00000000" w:rsidRPr="00000000">
              <w:rPr>
                <w:rtl w:val="0"/>
              </w:rPr>
              <w:t xml:space="preserve">Mã bien the: kiểu dữ liệu số nguyên.</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120" w:lineRule="auto"/>
              <w:jc w:val="both"/>
              <w:rPr/>
            </w:pPr>
            <w:r w:rsidDel="00000000" w:rsidR="00000000" w:rsidRPr="00000000">
              <w:rPr>
                <w:rtl w:val="0"/>
              </w:rPr>
              <w:t xml:space="preserve">URLHinhAnh</w:t>
            </w:r>
          </w:p>
        </w:tc>
        <w:tc>
          <w:tcPr>
            <w:gridSpan w:val="2"/>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120" w:lineRule="auto"/>
              <w:jc w:val="both"/>
              <w:rPr/>
            </w:pPr>
            <w:r w:rsidDel="00000000" w:rsidR="00000000" w:rsidRPr="00000000">
              <w:rPr>
                <w:rtl w:val="0"/>
              </w:rPr>
              <w:t xml:space="preserve">[NVARCHAR](255)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spacing w:after="120" w:lineRule="auto"/>
              <w:jc w:val="both"/>
              <w:rPr/>
            </w:pPr>
            <w:r w:rsidDel="00000000" w:rsidR="00000000" w:rsidRPr="00000000">
              <w:rPr>
                <w:rtl w:val="0"/>
              </w:rPr>
              <w:t xml:space="preserve">Đường dẫn (URL) hinh ảnh: kiểu dữ liệu chuỗi ký tự. Ghi chú: không được phép rỗng.</w:t>
            </w:r>
          </w:p>
        </w:tc>
      </w:tr>
    </w:tbl>
    <w:p w:rsidR="00000000" w:rsidDel="00000000" w:rsidP="00000000" w:rsidRDefault="00000000" w:rsidRPr="00000000" w14:paraId="00000245">
      <w:pPr>
        <w:spacing w:after="120" w:lineRule="auto"/>
        <w:jc w:val="both"/>
        <w:rPr/>
      </w:pPr>
      <w:r w:rsidDel="00000000" w:rsidR="00000000" w:rsidRPr="00000000">
        <w:rPr>
          <w:rtl w:val="0"/>
        </w:rPr>
      </w:r>
    </w:p>
    <w:p w:rsidR="00000000" w:rsidDel="00000000" w:rsidP="00000000" w:rsidRDefault="00000000" w:rsidRPr="00000000" w14:paraId="00000246">
      <w:pPr>
        <w:spacing w:after="120" w:lineRule="auto"/>
        <w:jc w:val="both"/>
        <w:rPr/>
      </w:pPr>
      <w:r w:rsidDel="00000000" w:rsidR="00000000" w:rsidRPr="00000000">
        <w:rPr>
          <w:rtl w:val="0"/>
        </w:rPr>
        <w:t xml:space="preserve">HangQuanAo</w:t>
      </w:r>
    </w:p>
    <w:tbl>
      <w:tblPr>
        <w:tblStyle w:val="Table32"/>
        <w:tblW w:w="1011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695"/>
        <w:gridCol w:w="930"/>
        <w:gridCol w:w="1695"/>
        <w:gridCol w:w="4455"/>
        <w:tblGridChange w:id="0">
          <w:tblGrid>
            <w:gridCol w:w="1335"/>
            <w:gridCol w:w="1695"/>
            <w:gridCol w:w="930"/>
            <w:gridCol w:w="1695"/>
            <w:gridCol w:w="4455"/>
          </w:tblGrid>
        </w:tblGridChange>
      </w:tblGrid>
      <w:tr>
        <w:trPr>
          <w:cantSplit w:val="0"/>
          <w:trHeight w:val="896.9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120" w:lineRule="auto"/>
              <w:jc w:val="both"/>
              <w:rPr/>
            </w:pPr>
            <w:r w:rsidDel="00000000" w:rsidR="00000000" w:rsidRPr="00000000">
              <w:rPr>
                <w:rtl w:val="0"/>
              </w:rPr>
              <w:t xml:space="preserve">FieldName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120" w:lineRule="auto"/>
              <w:jc w:val="both"/>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120" w:lineRule="auto"/>
              <w:jc w:val="both"/>
              <w:rPr/>
            </w:pPr>
            <w:r w:rsidDel="00000000" w:rsidR="00000000" w:rsidRPr="00000000">
              <w:rPr>
                <w:rtl w:val="0"/>
              </w:rPr>
              <w:t xml:space="preserve">Data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120" w:lineRule="auto"/>
              <w:jc w:val="both"/>
              <w:rPr/>
            </w:pPr>
            <w:r w:rsidDel="00000000" w:rsidR="00000000" w:rsidRPr="00000000">
              <w:rPr>
                <w:rtl w:val="0"/>
              </w:rPr>
              <w:t xml:space="preserve">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120" w:lineRule="auto"/>
              <w:jc w:val="both"/>
              <w:rPr/>
            </w:pPr>
            <w:r w:rsidDel="00000000" w:rsidR="00000000" w:rsidRPr="00000000">
              <w:rPr>
                <w:rtl w:val="0"/>
              </w:rPr>
              <w:t xml:space="preserve">Description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120" w:lineRule="auto"/>
              <w:jc w:val="both"/>
              <w:rPr/>
            </w:pPr>
            <w:r w:rsidDel="00000000" w:rsidR="00000000" w:rsidRPr="00000000">
              <w:rPr>
                <w:rtl w:val="0"/>
              </w:rPr>
              <w:t xml:space="preserve">MaH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120" w:lineRule="auto"/>
              <w:jc w:val="both"/>
              <w:rPr/>
            </w:pPr>
            <w:r w:rsidDel="00000000" w:rsidR="00000000" w:rsidRPr="00000000">
              <w:rPr>
                <w:rtl w:val="0"/>
              </w:rPr>
              <w:t xml:space="preserve">PRIMARY KEY, IDENTITY/AUTO_INCREMENT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120" w:lineRule="auto"/>
              <w:jc w:val="both"/>
              <w:rPr/>
            </w:pPr>
            <w:r w:rsidDel="00000000" w:rsidR="00000000" w:rsidRPr="00000000">
              <w:rPr>
                <w:rtl w:val="0"/>
              </w:rPr>
              <w:t xml:space="preserve">Mã hãng: kiểu dữ liệu số nguyên. Ghi chú: khóa chính, tự tăng; không được phép rỗng.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120" w:lineRule="auto"/>
              <w:jc w:val="both"/>
              <w:rPr/>
            </w:pPr>
            <w:r w:rsidDel="00000000" w:rsidR="00000000" w:rsidRPr="00000000">
              <w:rPr>
                <w:rtl w:val="0"/>
              </w:rPr>
              <w:t xml:space="preserve">TenH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120" w:lineRule="auto"/>
              <w:jc w:val="both"/>
              <w:rPr/>
            </w:pPr>
            <w:r w:rsidDel="00000000" w:rsidR="00000000" w:rsidRPr="00000000">
              <w:rPr>
                <w:rtl w:val="0"/>
              </w:rPr>
              <w:t xml:space="preserve">[NVARCHAR](50)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120" w:lineRule="auto"/>
              <w:jc w:val="both"/>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120" w:lineRule="auto"/>
              <w:jc w:val="both"/>
              <w:rPr/>
            </w:pPr>
            <w:r w:rsidDel="00000000" w:rsidR="00000000" w:rsidRPr="00000000">
              <w:rPr>
                <w:rtl w:val="0"/>
              </w:rPr>
              <w:t xml:space="preserve">Tên hãng: kiểu dữ liệu chuỗi ký tự. Ghi chú: không được phép rỗng.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120" w:lineRule="auto"/>
              <w:jc w:val="both"/>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120" w:lineRule="auto"/>
              <w:jc w:val="both"/>
              <w:rPr/>
            </w:pPr>
            <w:r w:rsidDel="00000000" w:rsidR="00000000" w:rsidRPr="00000000">
              <w:rPr>
                <w:rtl w:val="0"/>
              </w:rPr>
              <w:t xml:space="preserve">[NVARCHAR](50)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120" w:lineRule="auto"/>
              <w:jc w:val="both"/>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120" w:lineRule="auto"/>
              <w:jc w:val="both"/>
              <w:rPr/>
            </w:pPr>
            <w:r w:rsidDel="00000000" w:rsidR="00000000" w:rsidRPr="00000000">
              <w:rPr>
                <w:rtl w:val="0"/>
              </w:rPr>
              <w:t xml:space="preserve">Email: kiểu dữ liệu chuỗi ký tự. Ghi chú: không được phép rỗng.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120" w:lineRule="auto"/>
              <w:jc w:val="both"/>
              <w:rPr/>
            </w:pPr>
            <w:r w:rsidDel="00000000" w:rsidR="00000000" w:rsidRPr="00000000">
              <w:rPr>
                <w:rtl w:val="0"/>
              </w:rPr>
              <w:t xml:space="preserve">SDT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120" w:lineRule="auto"/>
              <w:jc w:val="both"/>
              <w:rPr/>
            </w:pPr>
            <w:r w:rsidDel="00000000" w:rsidR="00000000" w:rsidRPr="00000000">
              <w:rPr>
                <w:rtl w:val="0"/>
              </w:rPr>
              <w:t xml:space="preserve">[CHAR](12)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120" w:lineRule="auto"/>
              <w:jc w:val="both"/>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120" w:lineRule="auto"/>
              <w:jc w:val="both"/>
              <w:rPr/>
            </w:pPr>
            <w:r w:rsidDel="00000000" w:rsidR="00000000" w:rsidRPr="00000000">
              <w:rPr>
                <w:rtl w:val="0"/>
              </w:rPr>
              <w:t xml:space="preserve">Số điện thoại: kiểu dữ liệu chuỗi ký tự. Ghi chú: không được phép rỗng.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120" w:lineRule="auto"/>
              <w:jc w:val="both"/>
              <w:rPr/>
            </w:pPr>
            <w:r w:rsidDel="00000000" w:rsidR="00000000" w:rsidRPr="00000000">
              <w:rPr>
                <w:rtl w:val="0"/>
              </w:rPr>
              <w:t xml:space="preserve">DiaChi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120" w:lineRule="auto"/>
              <w:jc w:val="both"/>
              <w:rPr/>
            </w:pPr>
            <w:r w:rsidDel="00000000" w:rsidR="00000000" w:rsidRPr="00000000">
              <w:rPr>
                <w:rtl w:val="0"/>
              </w:rPr>
              <w:t xml:space="preserve">[NVARCHAR](100)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120" w:lineRule="auto"/>
              <w:jc w:val="both"/>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120" w:lineRule="auto"/>
              <w:jc w:val="both"/>
              <w:rPr/>
            </w:pPr>
            <w:r w:rsidDel="00000000" w:rsidR="00000000" w:rsidRPr="00000000">
              <w:rPr>
                <w:rtl w:val="0"/>
              </w:rPr>
              <w:t xml:space="preserve">Dia chi: kiểu dữ liệu chuỗi ký tự. Ghi chú: không được phép rỗng.</w:t>
            </w:r>
          </w:p>
        </w:tc>
      </w:tr>
    </w:tbl>
    <w:p w:rsidR="00000000" w:rsidDel="00000000" w:rsidP="00000000" w:rsidRDefault="00000000" w:rsidRPr="00000000" w14:paraId="00000265">
      <w:pPr>
        <w:spacing w:after="120" w:lineRule="auto"/>
        <w:jc w:val="both"/>
        <w:rPr/>
      </w:pPr>
      <w:r w:rsidDel="00000000" w:rsidR="00000000" w:rsidRPr="00000000">
        <w:rPr>
          <w:rtl w:val="0"/>
        </w:rPr>
      </w:r>
    </w:p>
    <w:p w:rsidR="00000000" w:rsidDel="00000000" w:rsidP="00000000" w:rsidRDefault="00000000" w:rsidRPr="00000000" w14:paraId="00000266">
      <w:pPr>
        <w:spacing w:after="120" w:lineRule="auto"/>
        <w:jc w:val="both"/>
        <w:rPr/>
      </w:pPr>
      <w:r w:rsidDel="00000000" w:rsidR="00000000" w:rsidRPr="00000000">
        <w:rPr>
          <w:rtl w:val="0"/>
        </w:rPr>
        <w:t xml:space="preserve">MauSac</w:t>
      </w:r>
    </w:p>
    <w:p w:rsidR="00000000" w:rsidDel="00000000" w:rsidP="00000000" w:rsidRDefault="00000000" w:rsidRPr="00000000" w14:paraId="00000267">
      <w:pPr>
        <w:spacing w:after="120" w:lineRule="auto"/>
        <w:jc w:val="both"/>
        <w:rPr/>
      </w:pPr>
      <w:r w:rsidDel="00000000" w:rsidR="00000000" w:rsidRPr="00000000">
        <w:rPr>
          <w:rtl w:val="0"/>
        </w:rPr>
      </w:r>
    </w:p>
    <w:p w:rsidR="00000000" w:rsidDel="00000000" w:rsidP="00000000" w:rsidRDefault="00000000" w:rsidRPr="00000000" w14:paraId="00000268">
      <w:pPr>
        <w:spacing w:after="120" w:lineRule="auto"/>
        <w:jc w:val="both"/>
        <w:rPr/>
      </w:pPr>
      <w:r w:rsidDel="00000000" w:rsidR="00000000" w:rsidRPr="00000000">
        <w:rPr>
          <w:rtl w:val="0"/>
        </w:rPr>
      </w:r>
    </w:p>
    <w:tbl>
      <w:tblPr>
        <w:tblStyle w:val="Table33"/>
        <w:tblW w:w="961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335"/>
        <w:gridCol w:w="1080"/>
        <w:gridCol w:w="1875"/>
        <w:gridCol w:w="3960"/>
        <w:tblGridChange w:id="0">
          <w:tblGrid>
            <w:gridCol w:w="1365"/>
            <w:gridCol w:w="1335"/>
            <w:gridCol w:w="1080"/>
            <w:gridCol w:w="1875"/>
            <w:gridCol w:w="396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120" w:lineRule="auto"/>
              <w:jc w:val="both"/>
              <w:rPr/>
            </w:pPr>
            <w:r w:rsidDel="00000000" w:rsidR="00000000" w:rsidRPr="00000000">
              <w:rPr>
                <w:rtl w:val="0"/>
              </w:rPr>
              <w:t xml:space="preserve">FieldName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120" w:lineRule="auto"/>
              <w:jc w:val="both"/>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120" w:lineRule="auto"/>
              <w:jc w:val="both"/>
              <w:rPr/>
            </w:pPr>
            <w:r w:rsidDel="00000000" w:rsidR="00000000" w:rsidRPr="00000000">
              <w:rPr>
                <w:rtl w:val="0"/>
              </w:rPr>
              <w:t xml:space="preserve">Data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120" w:lineRule="auto"/>
              <w:jc w:val="both"/>
              <w:rPr/>
            </w:pPr>
            <w:r w:rsidDel="00000000" w:rsidR="00000000" w:rsidRPr="00000000">
              <w:rPr>
                <w:rtl w:val="0"/>
              </w:rPr>
              <w:t xml:space="preserve">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120" w:lineRule="auto"/>
              <w:jc w:val="both"/>
              <w:rPr/>
            </w:pPr>
            <w:r w:rsidDel="00000000" w:rsidR="00000000" w:rsidRPr="00000000">
              <w:rPr>
                <w:rtl w:val="0"/>
              </w:rPr>
              <w:t xml:space="preserve">Description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120" w:lineRule="auto"/>
              <w:jc w:val="both"/>
              <w:rPr/>
            </w:pPr>
            <w:r w:rsidDel="00000000" w:rsidR="00000000" w:rsidRPr="00000000">
              <w:rPr>
                <w:rtl w:val="0"/>
              </w:rPr>
              <w:t xml:space="preserve">MaMS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120" w:lineRule="auto"/>
              <w:jc w:val="both"/>
              <w:rPr/>
            </w:pPr>
            <w:r w:rsidDel="00000000" w:rsidR="00000000" w:rsidRPr="00000000">
              <w:rPr>
                <w:rtl w:val="0"/>
              </w:rPr>
              <w:t xml:space="preserve">PRIMARY KEY, IDENTITY/AUTO_INCREMENT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120" w:lineRule="auto"/>
              <w:jc w:val="both"/>
              <w:rPr/>
            </w:pPr>
            <w:r w:rsidDel="00000000" w:rsidR="00000000" w:rsidRPr="00000000">
              <w:rPr>
                <w:rtl w:val="0"/>
              </w:rPr>
              <w:t xml:space="preserve">Mã màu sắc: kiểu dữ liệu số nguyên. Ghi chú: khóa chính, tự tăng; không được phép rỗng.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120" w:lineRule="auto"/>
              <w:jc w:val="both"/>
              <w:rPr/>
            </w:pPr>
            <w:r w:rsidDel="00000000" w:rsidR="00000000" w:rsidRPr="00000000">
              <w:rPr>
                <w:rtl w:val="0"/>
              </w:rPr>
              <w:t xml:space="preserve">TenMS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120" w:lineRule="auto"/>
              <w:jc w:val="both"/>
              <w:rPr/>
            </w:pPr>
            <w:r w:rsidDel="00000000" w:rsidR="00000000" w:rsidRPr="00000000">
              <w:rPr>
                <w:rtl w:val="0"/>
              </w:rPr>
              <w:t xml:space="preserve">[NVARCHAR](50)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120" w:lineRule="auto"/>
              <w:jc w:val="both"/>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120" w:lineRule="auto"/>
              <w:jc w:val="both"/>
              <w:rPr/>
            </w:pPr>
            <w:r w:rsidDel="00000000" w:rsidR="00000000" w:rsidRPr="00000000">
              <w:rPr>
                <w:rtl w:val="0"/>
              </w:rPr>
              <w:t xml:space="preserve">Tên màu sắc: kiểu dữ liệu chuỗi ký tự. Ghi chú: không được phép rỗng.</w:t>
            </w:r>
          </w:p>
        </w:tc>
      </w:tr>
    </w:tbl>
    <w:p w:rsidR="00000000" w:rsidDel="00000000" w:rsidP="00000000" w:rsidRDefault="00000000" w:rsidRPr="00000000" w14:paraId="00000278">
      <w:pPr>
        <w:spacing w:after="120" w:lineRule="auto"/>
        <w:jc w:val="both"/>
        <w:rPr/>
      </w:pPr>
      <w:r w:rsidDel="00000000" w:rsidR="00000000" w:rsidRPr="00000000">
        <w:rPr>
          <w:rtl w:val="0"/>
        </w:rPr>
        <w:t xml:space="preserve">BinhLuan</w:t>
      </w:r>
    </w:p>
    <w:p w:rsidR="00000000" w:rsidDel="00000000" w:rsidP="00000000" w:rsidRDefault="00000000" w:rsidRPr="00000000" w14:paraId="00000279">
      <w:pPr>
        <w:spacing w:after="120" w:lineRule="auto"/>
        <w:jc w:val="both"/>
        <w:rPr/>
      </w:pPr>
      <w:r w:rsidDel="00000000" w:rsidR="00000000" w:rsidRPr="00000000">
        <w:rPr>
          <w:rtl w:val="0"/>
        </w:rPr>
      </w:r>
    </w:p>
    <w:tbl>
      <w:tblPr>
        <w:tblStyle w:val="Table34"/>
        <w:tblW w:w="964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710"/>
        <w:gridCol w:w="915"/>
        <w:gridCol w:w="1995"/>
        <w:gridCol w:w="3915"/>
        <w:tblGridChange w:id="0">
          <w:tblGrid>
            <w:gridCol w:w="1110"/>
            <w:gridCol w:w="1710"/>
            <w:gridCol w:w="915"/>
            <w:gridCol w:w="1995"/>
            <w:gridCol w:w="3915"/>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120" w:lineRule="auto"/>
              <w:jc w:val="both"/>
              <w:rPr/>
            </w:pPr>
            <w:r w:rsidDel="00000000" w:rsidR="00000000" w:rsidRPr="00000000">
              <w:rPr>
                <w:rtl w:val="0"/>
              </w:rPr>
              <w:t xml:space="preserve">FieldName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120" w:lineRule="auto"/>
              <w:jc w:val="both"/>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120" w:lineRule="auto"/>
              <w:jc w:val="both"/>
              <w:rPr/>
            </w:pPr>
            <w:r w:rsidDel="00000000" w:rsidR="00000000" w:rsidRPr="00000000">
              <w:rPr>
                <w:rtl w:val="0"/>
              </w:rPr>
              <w:t xml:space="preserve">Data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120" w:lineRule="auto"/>
              <w:jc w:val="both"/>
              <w:rPr/>
            </w:pPr>
            <w:r w:rsidDel="00000000" w:rsidR="00000000" w:rsidRPr="00000000">
              <w:rPr>
                <w:rtl w:val="0"/>
              </w:rPr>
              <w:t xml:space="preserve">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120" w:lineRule="auto"/>
              <w:jc w:val="both"/>
              <w:rPr/>
            </w:pPr>
            <w:r w:rsidDel="00000000" w:rsidR="00000000" w:rsidRPr="00000000">
              <w:rPr>
                <w:rtl w:val="0"/>
              </w:rPr>
              <w:t xml:space="preserve">Description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120" w:lineRule="auto"/>
              <w:jc w:val="both"/>
              <w:rPr/>
            </w:pPr>
            <w:r w:rsidDel="00000000" w:rsidR="00000000" w:rsidRPr="00000000">
              <w:rPr>
                <w:rtl w:val="0"/>
              </w:rPr>
              <w:t xml:space="preserve">MaPH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120" w:lineRule="auto"/>
              <w:jc w:val="both"/>
              <w:rPr/>
            </w:pPr>
            <w:r w:rsidDel="00000000" w:rsidR="00000000" w:rsidRPr="00000000">
              <w:rPr>
                <w:rtl w:val="0"/>
              </w:rPr>
              <w:t xml:space="preserve">PRIMARY KEY, IDENTITY/AUTO_INCREMENT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120" w:lineRule="auto"/>
              <w:jc w:val="both"/>
              <w:rPr/>
            </w:pPr>
            <w:r w:rsidDel="00000000" w:rsidR="00000000" w:rsidRPr="00000000">
              <w:rPr>
                <w:rtl w:val="0"/>
              </w:rPr>
              <w:t xml:space="preserve">Mã phản hồi: kiểu dữ liệu số nguyên. Ghi chú: khóa chính, tự tăng; không được phép rỗng.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120" w:lineRule="auto"/>
              <w:jc w:val="both"/>
              <w:rPr/>
            </w:pPr>
            <w:r w:rsidDel="00000000" w:rsidR="00000000" w:rsidRPr="00000000">
              <w:rPr>
                <w:rtl w:val="0"/>
              </w:rPr>
              <w:t xml:space="preserve">MaTK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120" w:lineRule="auto"/>
              <w:jc w:val="both"/>
              <w:rPr/>
            </w:pPr>
            <w:r w:rsidDel="00000000" w:rsidR="00000000" w:rsidRPr="00000000">
              <w:rPr>
                <w:rtl w:val="0"/>
              </w:rPr>
              <w:t xml:space="preserve">Mã tài khoản: kiểu dữ liệu số nguyên.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120" w:lineRule="auto"/>
              <w:jc w:val="both"/>
              <w:rPr/>
            </w:pPr>
            <w:r w:rsidDel="00000000" w:rsidR="00000000" w:rsidRPr="00000000">
              <w:rPr>
                <w:rtl w:val="0"/>
              </w:rPr>
              <w:t xml:space="preserve">NgayTao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12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120" w:lineRule="auto"/>
              <w:jc w:val="both"/>
              <w:rPr/>
            </w:pPr>
            <w:r w:rsidDel="00000000" w:rsidR="00000000" w:rsidRPr="00000000">
              <w:rPr>
                <w:rtl w:val="0"/>
              </w:rPr>
              <w:t xml:space="preserve">Ngày tao: kiểu dữ liệu ngày/giờ. Ghi chú: không được phép rỗng.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120" w:lineRule="auto"/>
              <w:jc w:val="both"/>
              <w:rPr/>
            </w:pPr>
            <w:r w:rsidDel="00000000" w:rsidR="00000000" w:rsidRPr="00000000">
              <w:rPr>
                <w:rtl w:val="0"/>
              </w:rPr>
              <w:t xml:space="preserve">TieuDe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120" w:lineRule="auto"/>
              <w:jc w:val="both"/>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120" w:lineRule="auto"/>
              <w:jc w:val="both"/>
              <w:rPr/>
            </w:pPr>
            <w:r w:rsidDel="00000000" w:rsidR="00000000" w:rsidRPr="00000000">
              <w:rPr>
                <w:rtl w:val="0"/>
              </w:rPr>
              <w:t xml:space="preserve">Tieu de: kiểu dữ liệu chuỗi ký tự. Ghi chú: không được phép rỗng.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120" w:lineRule="auto"/>
              <w:jc w:val="both"/>
              <w:rPr/>
            </w:pPr>
            <w:r w:rsidDel="00000000" w:rsidR="00000000" w:rsidRPr="00000000">
              <w:rPr>
                <w:rtl w:val="0"/>
              </w:rPr>
              <w:t xml:space="preserv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120" w:lineRule="auto"/>
              <w:jc w:val="both"/>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120" w:lineRule="auto"/>
              <w:jc w:val="both"/>
              <w:rPr/>
            </w:pPr>
            <w:r w:rsidDel="00000000" w:rsidR="00000000" w:rsidRPr="00000000">
              <w:rPr>
                <w:rtl w:val="0"/>
              </w:rPr>
              <w:t xml:space="preserve">Nội dung: kiểu dữ liệu chuỗi ký tự. Ghi chú: không được phép rỗng.</w:t>
            </w:r>
          </w:p>
        </w:tc>
      </w:tr>
    </w:tbl>
    <w:p w:rsidR="00000000" w:rsidDel="00000000" w:rsidP="00000000" w:rsidRDefault="00000000" w:rsidRPr="00000000" w14:paraId="00000298">
      <w:pPr>
        <w:spacing w:after="120" w:lineRule="auto"/>
        <w:jc w:val="both"/>
        <w:rPr/>
      </w:pPr>
      <w:r w:rsidDel="00000000" w:rsidR="00000000" w:rsidRPr="00000000">
        <w:rPr>
          <w:rtl w:val="0"/>
        </w:rPr>
        <w:t xml:space="preserve">PhuongThucTT</w:t>
      </w:r>
    </w:p>
    <w:tbl>
      <w:tblPr>
        <w:tblStyle w:val="Table35"/>
        <w:tblW w:w="964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740"/>
        <w:gridCol w:w="1065"/>
        <w:gridCol w:w="1680"/>
        <w:gridCol w:w="3810"/>
        <w:tblGridChange w:id="0">
          <w:tblGrid>
            <w:gridCol w:w="1350"/>
            <w:gridCol w:w="1740"/>
            <w:gridCol w:w="1065"/>
            <w:gridCol w:w="1680"/>
            <w:gridCol w:w="38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120" w:lineRule="auto"/>
              <w:jc w:val="both"/>
              <w:rPr/>
            </w:pPr>
            <w:r w:rsidDel="00000000" w:rsidR="00000000" w:rsidRPr="00000000">
              <w:rPr>
                <w:rtl w:val="0"/>
              </w:rPr>
              <w:t xml:space="preserve">FieldName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120" w:lineRule="auto"/>
              <w:jc w:val="both"/>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120" w:lineRule="auto"/>
              <w:jc w:val="both"/>
              <w:rPr/>
            </w:pPr>
            <w:r w:rsidDel="00000000" w:rsidR="00000000" w:rsidRPr="00000000">
              <w:rPr>
                <w:rtl w:val="0"/>
              </w:rPr>
              <w:t xml:space="preserve">Data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120" w:lineRule="auto"/>
              <w:jc w:val="both"/>
              <w:rPr/>
            </w:pPr>
            <w:r w:rsidDel="00000000" w:rsidR="00000000" w:rsidRPr="00000000">
              <w:rPr>
                <w:rtl w:val="0"/>
              </w:rPr>
              <w:t xml:space="preserve">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120" w:lineRule="auto"/>
              <w:jc w:val="both"/>
              <w:rPr/>
            </w:pPr>
            <w:r w:rsidDel="00000000" w:rsidR="00000000" w:rsidRPr="00000000">
              <w:rPr>
                <w:rtl w:val="0"/>
              </w:rPr>
              <w:t xml:space="preserve">Description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120" w:lineRule="auto"/>
              <w:jc w:val="both"/>
              <w:rPr/>
            </w:pPr>
            <w:r w:rsidDel="00000000" w:rsidR="00000000" w:rsidRPr="00000000">
              <w:rPr>
                <w:rtl w:val="0"/>
              </w:rPr>
              <w:t xml:space="preserve">MaPT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120" w:lineRule="auto"/>
              <w:jc w:val="both"/>
              <w:rPr/>
            </w:pPr>
            <w:r w:rsidDel="00000000" w:rsidR="00000000" w:rsidRPr="00000000">
              <w:rPr>
                <w:rtl w:val="0"/>
              </w:rPr>
              <w:t xml:space="preserve">PRIMARY KEY, IDENTITY/AUTO_INCREMENT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120" w:lineRule="auto"/>
              <w:jc w:val="both"/>
              <w:rPr/>
            </w:pPr>
            <w:r w:rsidDel="00000000" w:rsidR="00000000" w:rsidRPr="00000000">
              <w:rPr>
                <w:rtl w:val="0"/>
              </w:rPr>
              <w:t xml:space="preserve">Mã phương thức: kiểu dữ liệu số nguyên. Ghi chú: khóa chính, tự tăng; không được phép rỗng.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120" w:lineRule="auto"/>
              <w:jc w:val="both"/>
              <w:rPr/>
            </w:pPr>
            <w:r w:rsidDel="00000000" w:rsidR="00000000" w:rsidRPr="00000000">
              <w:rPr>
                <w:rtl w:val="0"/>
              </w:rPr>
              <w:t xml:space="preserve">TenPT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120" w:lineRule="auto"/>
              <w:jc w:val="both"/>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120" w:lineRule="auto"/>
              <w:jc w:val="both"/>
              <w:rPr/>
            </w:pPr>
            <w:r w:rsidDel="00000000" w:rsidR="00000000" w:rsidRPr="00000000">
              <w:rPr>
                <w:rtl w:val="0"/>
              </w:rPr>
              <w:t xml:space="preserve">Tên phương thức: kiểu dữ liệu chuỗi ký tự. Ghi chú: không được phép rỗng.</w:t>
            </w:r>
          </w:p>
        </w:tc>
      </w:tr>
    </w:tbl>
    <w:p w:rsidR="00000000" w:rsidDel="00000000" w:rsidP="00000000" w:rsidRDefault="00000000" w:rsidRPr="00000000" w14:paraId="000002A8">
      <w:pPr>
        <w:spacing w:after="120" w:lineRule="auto"/>
        <w:jc w:val="both"/>
        <w:rPr/>
      </w:pPr>
      <w:r w:rsidDel="00000000" w:rsidR="00000000" w:rsidRPr="00000000">
        <w:rPr>
          <w:rtl w:val="0"/>
        </w:rPr>
      </w:r>
    </w:p>
    <w:p w:rsidR="00000000" w:rsidDel="00000000" w:rsidP="00000000" w:rsidRDefault="00000000" w:rsidRPr="00000000" w14:paraId="000002A9">
      <w:pPr>
        <w:spacing w:after="120" w:lineRule="auto"/>
        <w:jc w:val="both"/>
        <w:rPr/>
      </w:pPr>
      <w:r w:rsidDel="00000000" w:rsidR="00000000" w:rsidRPr="00000000">
        <w:rPr>
          <w:rtl w:val="0"/>
        </w:rPr>
        <w:t xml:space="preserve">LoaiQuanAo</w:t>
      </w:r>
    </w:p>
    <w:tbl>
      <w:tblPr>
        <w:tblStyle w:val="Table36"/>
        <w:tblW w:w="976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740"/>
        <w:gridCol w:w="1035"/>
        <w:gridCol w:w="1710"/>
        <w:gridCol w:w="3855"/>
        <w:tblGridChange w:id="0">
          <w:tblGrid>
            <w:gridCol w:w="1425"/>
            <w:gridCol w:w="1740"/>
            <w:gridCol w:w="1035"/>
            <w:gridCol w:w="1710"/>
            <w:gridCol w:w="38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120" w:lineRule="auto"/>
              <w:jc w:val="both"/>
              <w:rPr/>
            </w:pPr>
            <w:r w:rsidDel="00000000" w:rsidR="00000000" w:rsidRPr="00000000">
              <w:rPr>
                <w:rtl w:val="0"/>
              </w:rPr>
              <w:t xml:space="preserve">FieldName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120" w:lineRule="auto"/>
              <w:jc w:val="both"/>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120" w:lineRule="auto"/>
              <w:jc w:val="both"/>
              <w:rPr/>
            </w:pPr>
            <w:r w:rsidDel="00000000" w:rsidR="00000000" w:rsidRPr="00000000">
              <w:rPr>
                <w:rtl w:val="0"/>
              </w:rPr>
              <w:t xml:space="preserve">Data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120" w:lineRule="auto"/>
              <w:jc w:val="both"/>
              <w:rPr/>
            </w:pPr>
            <w:r w:rsidDel="00000000" w:rsidR="00000000" w:rsidRPr="00000000">
              <w:rPr>
                <w:rtl w:val="0"/>
              </w:rPr>
              <w:t xml:space="preserve">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120" w:lineRule="auto"/>
              <w:jc w:val="both"/>
              <w:rPr/>
            </w:pPr>
            <w:r w:rsidDel="00000000" w:rsidR="00000000" w:rsidRPr="00000000">
              <w:rPr>
                <w:rtl w:val="0"/>
              </w:rPr>
              <w:t xml:space="preserve">Description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120" w:lineRule="auto"/>
              <w:jc w:val="both"/>
              <w:rPr/>
            </w:pPr>
            <w:r w:rsidDel="00000000" w:rsidR="00000000" w:rsidRPr="00000000">
              <w:rPr>
                <w:rtl w:val="0"/>
              </w:rPr>
              <w:t xml:space="preserve">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120" w:lineRule="auto"/>
              <w:jc w:val="both"/>
              <w:rPr/>
            </w:pPr>
            <w:r w:rsidDel="00000000" w:rsidR="00000000" w:rsidRPr="00000000">
              <w:rPr>
                <w:rtl w:val="0"/>
              </w:rPr>
              <w:t xml:space="preserve">PRIMARY KEY, IDENTITY/AUTO_INCREMENT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120" w:lineRule="auto"/>
              <w:jc w:val="both"/>
              <w:rPr/>
            </w:pPr>
            <w:r w:rsidDel="00000000" w:rsidR="00000000" w:rsidRPr="00000000">
              <w:rPr>
                <w:rtl w:val="0"/>
              </w:rPr>
              <w:t xml:space="preserve">Mã loại: kiểu dữ liệu số nguyên. Ghi chú: khóa chính, tự tăng; không được phép rỗng.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120" w:lineRule="auto"/>
              <w:jc w:val="both"/>
              <w:rPr/>
            </w:pPr>
            <w:r w:rsidDel="00000000" w:rsidR="00000000" w:rsidRPr="00000000">
              <w:rPr>
                <w:rtl w:val="0"/>
              </w:rPr>
              <w:t xml:space="preserve">TenL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120" w:lineRule="auto"/>
              <w:jc w:val="both"/>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120" w:lineRule="auto"/>
              <w:jc w:val="both"/>
              <w:rPr/>
            </w:pPr>
            <w:r w:rsidDel="00000000" w:rsidR="00000000" w:rsidRPr="00000000">
              <w:rPr>
                <w:rtl w:val="0"/>
              </w:rPr>
              <w:t xml:space="preserve">Tên loại: kiểu dữ liệu chuỗi ký tự. Ghi chú: không được phép rỗng.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120" w:lineRule="auto"/>
              <w:jc w:val="both"/>
              <w:rPr/>
            </w:pPr>
            <w:r w:rsidDel="00000000" w:rsidR="00000000" w:rsidRPr="00000000">
              <w:rPr>
                <w:rtl w:val="0"/>
              </w:rPr>
              <w:t xml:space="preserve">TinhTrang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120" w:lineRule="auto"/>
              <w:jc w:val="both"/>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120" w:lineRule="auto"/>
              <w:jc w:val="both"/>
              <w:rPr/>
            </w:pPr>
            <w:r w:rsidDel="00000000" w:rsidR="00000000" w:rsidRPr="00000000">
              <w:rPr>
                <w:rtl w:val="0"/>
              </w:rPr>
              <w:t xml:space="preserve">Tinh trang: kiểu dữ liệu chuỗi ký tự.</w:t>
            </w:r>
          </w:p>
        </w:tc>
      </w:tr>
    </w:tbl>
    <w:p w:rsidR="00000000" w:rsidDel="00000000" w:rsidP="00000000" w:rsidRDefault="00000000" w:rsidRPr="00000000" w14:paraId="000002BE">
      <w:pPr>
        <w:spacing w:after="120" w:lineRule="auto"/>
        <w:jc w:val="both"/>
        <w:rPr/>
      </w:pPr>
      <w:r w:rsidDel="00000000" w:rsidR="00000000" w:rsidRPr="00000000">
        <w:rPr>
          <w:rtl w:val="0"/>
        </w:rPr>
      </w:r>
    </w:p>
    <w:p w:rsidR="00000000" w:rsidDel="00000000" w:rsidP="00000000" w:rsidRDefault="00000000" w:rsidRPr="00000000" w14:paraId="000002BF">
      <w:pPr>
        <w:spacing w:after="120" w:lineRule="auto"/>
        <w:jc w:val="both"/>
        <w:rPr/>
      </w:pPr>
      <w:r w:rsidDel="00000000" w:rsidR="00000000" w:rsidRPr="00000000">
        <w:rPr>
          <w:rtl w:val="0"/>
        </w:rPr>
        <w:t xml:space="preserve">DonDatHang_Co-SanPham</w:t>
      </w:r>
    </w:p>
    <w:tbl>
      <w:tblPr>
        <w:tblStyle w:val="Table37"/>
        <w:tblW w:w="949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365"/>
        <w:gridCol w:w="930"/>
        <w:gridCol w:w="1935"/>
        <w:gridCol w:w="3810"/>
        <w:tblGridChange w:id="0">
          <w:tblGrid>
            <w:gridCol w:w="1455"/>
            <w:gridCol w:w="1365"/>
            <w:gridCol w:w="930"/>
            <w:gridCol w:w="1935"/>
            <w:gridCol w:w="38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120" w:lineRule="auto"/>
              <w:jc w:val="both"/>
              <w:rPr/>
            </w:pPr>
            <w:r w:rsidDel="00000000" w:rsidR="00000000" w:rsidRPr="00000000">
              <w:rPr>
                <w:rtl w:val="0"/>
              </w:rPr>
              <w:t xml:space="preserve">FieldName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120" w:lineRule="auto"/>
              <w:jc w:val="both"/>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120" w:lineRule="auto"/>
              <w:jc w:val="both"/>
              <w:rPr/>
            </w:pPr>
            <w:r w:rsidDel="00000000" w:rsidR="00000000" w:rsidRPr="00000000">
              <w:rPr>
                <w:rtl w:val="0"/>
              </w:rPr>
              <w:t xml:space="preserve">Data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120" w:lineRule="auto"/>
              <w:jc w:val="both"/>
              <w:rPr/>
            </w:pPr>
            <w:r w:rsidDel="00000000" w:rsidR="00000000" w:rsidRPr="00000000">
              <w:rPr>
                <w:rtl w:val="0"/>
              </w:rPr>
              <w:t xml:space="preserve">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120" w:lineRule="auto"/>
              <w:jc w:val="both"/>
              <w:rPr/>
            </w:pPr>
            <w:r w:rsidDel="00000000" w:rsidR="00000000" w:rsidRPr="00000000">
              <w:rPr>
                <w:rtl w:val="0"/>
              </w:rPr>
              <w:t xml:space="preserve">Description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120" w:lineRule="auto"/>
              <w:jc w:val="both"/>
              <w:rPr/>
            </w:pPr>
            <w:r w:rsidDel="00000000" w:rsidR="00000000" w:rsidRPr="00000000">
              <w:rPr>
                <w:rtl w:val="0"/>
              </w:rPr>
              <w:t xml:space="preserve">MaDDH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120" w:lineRule="auto"/>
              <w:jc w:val="both"/>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120" w:lineRule="auto"/>
              <w:jc w:val="both"/>
              <w:rPr/>
            </w:pPr>
            <w:r w:rsidDel="00000000" w:rsidR="00000000" w:rsidRPr="00000000">
              <w:rPr>
                <w:rtl w:val="0"/>
              </w:rPr>
              <w:t xml:space="preserve">Mã đơn đặt hàng: kiểu dữ liệu số nguyên. Ghi chú: không được phép rỗng.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120" w:lineRule="auto"/>
              <w:jc w:val="both"/>
              <w:rPr/>
            </w:pPr>
            <w:r w:rsidDel="00000000" w:rsidR="00000000" w:rsidRPr="00000000">
              <w:rPr>
                <w:rtl w:val="0"/>
              </w:rPr>
              <w:t xml:space="preserve">MaBienThe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120" w:lineRule="auto"/>
              <w:jc w:val="both"/>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120" w:lineRule="auto"/>
              <w:jc w:val="both"/>
              <w:rPr/>
            </w:pPr>
            <w:r w:rsidDel="00000000" w:rsidR="00000000" w:rsidRPr="00000000">
              <w:rPr>
                <w:rtl w:val="0"/>
              </w:rPr>
              <w:t xml:space="preserve">Mã bien the: kiểu dữ liệu số nguyên. Ghi chú: không được phép rỗng.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120" w:lineRule="auto"/>
              <w:jc w:val="both"/>
              <w:rPr/>
            </w:pPr>
            <w:r w:rsidDel="00000000" w:rsidR="00000000" w:rsidRPr="00000000">
              <w:rPr>
                <w:rtl w:val="0"/>
              </w:rPr>
              <w:t xml:space="preserve">SoLuongDat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120" w:lineRule="auto"/>
              <w:jc w:val="both"/>
              <w:rPr/>
            </w:pPr>
            <w:r w:rsidDel="00000000" w:rsidR="00000000" w:rsidRPr="00000000">
              <w:rPr>
                <w:rtl w:val="0"/>
              </w:rPr>
              <w:t xml:space="preserve">So luong dat: kiểu dữ liệu số nguyên. Ghi chú: không được phép rỗng.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120" w:lineRule="auto"/>
              <w:jc w:val="both"/>
              <w:rPr/>
            </w:pPr>
            <w:r w:rsidDel="00000000" w:rsidR="00000000" w:rsidRPr="00000000">
              <w:rPr>
                <w:rtl w:val="0"/>
              </w:rPr>
              <w:t xml:space="preserve">TongTien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120" w:lineRule="auto"/>
              <w:jc w:val="both"/>
              <w:rPr/>
            </w:pPr>
            <w:r w:rsidDel="00000000" w:rsidR="00000000" w:rsidRPr="00000000">
              <w:rPr>
                <w:rtl w:val="0"/>
              </w:rPr>
              <w:t xml:space="preserve">[MONEY]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120" w:lineRule="auto"/>
              <w:jc w:val="both"/>
              <w:rPr/>
            </w:pPr>
            <w:r w:rsidDel="00000000" w:rsidR="00000000" w:rsidRPr="00000000">
              <w:rPr>
                <w:rtl w:val="0"/>
              </w:rPr>
              <w:t xml:space="preserve">Tong tien: kiểu dữ liệu [money]. Ghi chú: không được phép rỗng.</w:t>
            </w:r>
          </w:p>
        </w:tc>
      </w:tr>
    </w:tbl>
    <w:p w:rsidR="00000000" w:rsidDel="00000000" w:rsidP="00000000" w:rsidRDefault="00000000" w:rsidRPr="00000000" w14:paraId="000002D9">
      <w:pPr>
        <w:spacing w:after="120" w:lineRule="auto"/>
        <w:jc w:val="both"/>
        <w:rPr/>
        <w:sectPr>
          <w:type w:val="nextPage"/>
          <w:pgSz w:h="16834" w:w="11909" w:orient="portrait"/>
          <w:pgMar w:bottom="1440" w:top="1440" w:left="1584" w:right="1440" w:header="720" w:footer="864"/>
        </w:sectPr>
      </w:pPr>
      <w:r w:rsidDel="00000000" w:rsidR="00000000" w:rsidRPr="00000000">
        <w:rPr>
          <w:rtl w:val="0"/>
        </w:rPr>
      </w:r>
    </w:p>
    <w:p w:rsidR="00000000" w:rsidDel="00000000" w:rsidP="00000000" w:rsidRDefault="00000000" w:rsidRPr="00000000" w14:paraId="000002DA">
      <w:pPr>
        <w:spacing w:after="120" w:lineRule="auto"/>
        <w:jc w:val="both"/>
        <w:rPr/>
      </w:pPr>
      <w:r w:rsidDel="00000000" w:rsidR="00000000" w:rsidRPr="00000000">
        <w:rPr>
          <w:rtl w:val="0"/>
        </w:rPr>
        <w:t xml:space="preserve">DonDatHang</w:t>
      </w:r>
    </w:p>
    <w:tbl>
      <w:tblPr>
        <w:tblStyle w:val="Table38"/>
        <w:tblW w:w="1017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710"/>
        <w:gridCol w:w="915"/>
        <w:gridCol w:w="1920"/>
        <w:gridCol w:w="4320"/>
        <w:tblGridChange w:id="0">
          <w:tblGrid>
            <w:gridCol w:w="1305"/>
            <w:gridCol w:w="1710"/>
            <w:gridCol w:w="915"/>
            <w:gridCol w:w="1920"/>
            <w:gridCol w:w="43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120" w:lineRule="auto"/>
              <w:jc w:val="both"/>
              <w:rPr/>
            </w:pPr>
            <w:r w:rsidDel="00000000" w:rsidR="00000000" w:rsidRPr="00000000">
              <w:rPr>
                <w:rtl w:val="0"/>
              </w:rPr>
              <w:t xml:space="preserve">FieldName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120" w:lineRule="auto"/>
              <w:jc w:val="both"/>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120" w:lineRule="auto"/>
              <w:jc w:val="both"/>
              <w:rPr/>
            </w:pPr>
            <w:r w:rsidDel="00000000" w:rsidR="00000000" w:rsidRPr="00000000">
              <w:rPr>
                <w:rtl w:val="0"/>
              </w:rPr>
              <w:t xml:space="preserve">Data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120" w:lineRule="auto"/>
              <w:jc w:val="both"/>
              <w:rPr/>
            </w:pPr>
            <w:r w:rsidDel="00000000" w:rsidR="00000000" w:rsidRPr="00000000">
              <w:rPr>
                <w:rtl w:val="0"/>
              </w:rPr>
              <w:t xml:space="preserve">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120" w:lineRule="auto"/>
              <w:jc w:val="both"/>
              <w:rPr/>
            </w:pPr>
            <w:r w:rsidDel="00000000" w:rsidR="00000000" w:rsidRPr="00000000">
              <w:rPr>
                <w:rtl w:val="0"/>
              </w:rPr>
              <w:t xml:space="preserve">Description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120" w:lineRule="auto"/>
              <w:jc w:val="both"/>
              <w:rPr/>
            </w:pPr>
            <w:r w:rsidDel="00000000" w:rsidR="00000000" w:rsidRPr="00000000">
              <w:rPr>
                <w:rtl w:val="0"/>
              </w:rPr>
              <w:t xml:space="preserve">MaDDH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120" w:lineRule="auto"/>
              <w:jc w:val="both"/>
              <w:rPr/>
            </w:pPr>
            <w:r w:rsidDel="00000000" w:rsidR="00000000" w:rsidRPr="00000000">
              <w:rPr>
                <w:rtl w:val="0"/>
              </w:rPr>
              <w:t xml:space="preserve">PRIMARY KEY, IDENTITY/AUTO_INCREMENT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120" w:lineRule="auto"/>
              <w:jc w:val="both"/>
              <w:rPr/>
            </w:pPr>
            <w:r w:rsidDel="00000000" w:rsidR="00000000" w:rsidRPr="00000000">
              <w:rPr>
                <w:rtl w:val="0"/>
              </w:rPr>
              <w:t xml:space="preserve">Mã đơn đặt hàng: kiểu dữ liệu số nguyên. Ghi chú: khóa chính, tự tăng; không được phép rỗng.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120" w:lineRule="auto"/>
              <w:jc w:val="both"/>
              <w:rPr/>
            </w:pPr>
            <w:r w:rsidDel="00000000" w:rsidR="00000000" w:rsidRPr="00000000">
              <w:rPr>
                <w:rtl w:val="0"/>
              </w:rPr>
              <w:t xml:space="preserve">MaPT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120" w:lineRule="auto"/>
              <w:jc w:val="both"/>
              <w:rPr/>
            </w:pPr>
            <w:r w:rsidDel="00000000" w:rsidR="00000000" w:rsidRPr="00000000">
              <w:rPr>
                <w:rtl w:val="0"/>
              </w:rPr>
              <w:t xml:space="preserve">Mã phương thức: kiểu dữ liệu số nguyên.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120" w:lineRule="auto"/>
              <w:jc w:val="both"/>
              <w:rPr/>
            </w:pPr>
            <w:r w:rsidDel="00000000" w:rsidR="00000000" w:rsidRPr="00000000">
              <w:rPr>
                <w:rtl w:val="0"/>
              </w:rPr>
              <w:t xml:space="preserve">MaTK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120" w:lineRule="auto"/>
              <w:jc w:val="both"/>
              <w:rPr/>
            </w:pPr>
            <w:r w:rsidDel="00000000" w:rsidR="00000000" w:rsidRPr="00000000">
              <w:rPr>
                <w:rtl w:val="0"/>
              </w:rPr>
              <w:t xml:space="preserve">Mã tài khoản: kiểu dữ liệu số nguyên.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120" w:lineRule="auto"/>
              <w:jc w:val="both"/>
              <w:rPr/>
            </w:pPr>
            <w:r w:rsidDel="00000000" w:rsidR="00000000" w:rsidRPr="00000000">
              <w:rPr>
                <w:rtl w:val="0"/>
              </w:rPr>
              <w:t xml:space="preserve">NgayTT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12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120" w:lineRule="auto"/>
              <w:jc w:val="both"/>
              <w:rPr/>
            </w:pPr>
            <w:r w:rsidDel="00000000" w:rsidR="00000000" w:rsidRPr="00000000">
              <w:rPr>
                <w:rtl w:val="0"/>
              </w:rPr>
              <w:t xml:space="preserve">Ngày tt: kiểu dữ liệu ngày/giờ. Ghi chú: không được phép rỗng.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120" w:lineRule="auto"/>
              <w:jc w:val="both"/>
              <w:rPr/>
            </w:pPr>
            <w:r w:rsidDel="00000000" w:rsidR="00000000" w:rsidRPr="00000000">
              <w:rPr>
                <w:rtl w:val="0"/>
              </w:rPr>
              <w:t xml:space="preserve">NgayVC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12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120" w:lineRule="auto"/>
              <w:jc w:val="both"/>
              <w:rPr/>
            </w:pPr>
            <w:r w:rsidDel="00000000" w:rsidR="00000000" w:rsidRPr="00000000">
              <w:rPr>
                <w:rtl w:val="0"/>
              </w:rPr>
              <w:t xml:space="preserve">Ngày vc: kiểu dữ liệu ngày/giờ. Ghi chú: không được phép rỗng.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120" w:lineRule="auto"/>
              <w:jc w:val="both"/>
              <w:rPr/>
            </w:pPr>
            <w:r w:rsidDel="00000000" w:rsidR="00000000" w:rsidRPr="00000000">
              <w:rPr>
                <w:rtl w:val="0"/>
              </w:rPr>
              <w:t xml:space="preserve">TTThanhToan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120" w:lineRule="auto"/>
              <w:jc w:val="both"/>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120" w:lineRule="auto"/>
              <w:jc w:val="both"/>
              <w:rPr/>
            </w:pPr>
            <w:r w:rsidDel="00000000" w:rsidR="00000000" w:rsidRPr="00000000">
              <w:rPr>
                <w:rtl w:val="0"/>
              </w:rPr>
              <w:t xml:space="preserve">Tt thanh toan: kiểu dữ liệu chuỗi ký tự.</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120" w:lineRule="auto"/>
              <w:jc w:val="both"/>
              <w:rPr/>
            </w:pPr>
            <w:r w:rsidDel="00000000" w:rsidR="00000000" w:rsidRPr="00000000">
              <w:rPr>
                <w:rtl w:val="0"/>
              </w:rPr>
              <w:t xml:space="preserve">TTDonHang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120" w:lineRule="auto"/>
              <w:jc w:val="both"/>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120" w:lineRule="auto"/>
              <w:jc w:val="both"/>
              <w:rPr/>
            </w:pPr>
            <w:r w:rsidDel="00000000" w:rsidR="00000000" w:rsidRPr="00000000">
              <w:rPr>
                <w:rtl w:val="0"/>
              </w:rPr>
              <w:t xml:space="preserve">Tt don hang: kiểu dữ liệu chuỗi ký tự.</w:t>
            </w:r>
          </w:p>
        </w:tc>
      </w:tr>
    </w:tbl>
    <w:p w:rsidR="00000000" w:rsidDel="00000000" w:rsidP="00000000" w:rsidRDefault="00000000" w:rsidRPr="00000000" w14:paraId="00000303">
      <w:pPr>
        <w:spacing w:after="120" w:lineRule="auto"/>
        <w:jc w:val="both"/>
        <w:rPr/>
      </w:pPr>
      <w:r w:rsidDel="00000000" w:rsidR="00000000" w:rsidRPr="00000000">
        <w:rPr>
          <w:rtl w:val="0"/>
        </w:rPr>
      </w:r>
    </w:p>
    <w:p w:rsidR="00000000" w:rsidDel="00000000" w:rsidP="00000000" w:rsidRDefault="00000000" w:rsidRPr="00000000" w14:paraId="00000304">
      <w:pPr>
        <w:spacing w:after="120" w:lineRule="auto"/>
        <w:jc w:val="both"/>
        <w:rPr/>
      </w:pPr>
      <w:r w:rsidDel="00000000" w:rsidR="00000000" w:rsidRPr="00000000">
        <w:rPr>
          <w:rtl w:val="0"/>
        </w:rPr>
        <w:t xml:space="preserve">TaiKhoanAdmin</w:t>
      </w:r>
    </w:p>
    <w:tbl>
      <w:tblPr>
        <w:tblStyle w:val="Table39"/>
        <w:tblW w:w="10170.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725"/>
        <w:gridCol w:w="870"/>
        <w:gridCol w:w="1935"/>
        <w:gridCol w:w="4245"/>
        <w:tblGridChange w:id="0">
          <w:tblGrid>
            <w:gridCol w:w="1395"/>
            <w:gridCol w:w="1725"/>
            <w:gridCol w:w="870"/>
            <w:gridCol w:w="1935"/>
            <w:gridCol w:w="4245"/>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120" w:lineRule="auto"/>
              <w:jc w:val="both"/>
              <w:rPr/>
            </w:pPr>
            <w:r w:rsidDel="00000000" w:rsidR="00000000" w:rsidRPr="00000000">
              <w:rPr>
                <w:rtl w:val="0"/>
              </w:rPr>
              <w:t xml:space="preserve">FieldName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120" w:lineRule="auto"/>
              <w:jc w:val="both"/>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120" w:lineRule="auto"/>
              <w:jc w:val="both"/>
              <w:rPr/>
            </w:pPr>
            <w:r w:rsidDel="00000000" w:rsidR="00000000" w:rsidRPr="00000000">
              <w:rPr>
                <w:rtl w:val="0"/>
              </w:rPr>
              <w:t xml:space="preserve">Data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120" w:lineRule="auto"/>
              <w:jc w:val="both"/>
              <w:rPr/>
            </w:pPr>
            <w:r w:rsidDel="00000000" w:rsidR="00000000" w:rsidRPr="00000000">
              <w:rPr>
                <w:rtl w:val="0"/>
              </w:rPr>
              <w:t xml:space="preserve">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120" w:lineRule="auto"/>
              <w:jc w:val="both"/>
              <w:rPr/>
            </w:pPr>
            <w:r w:rsidDel="00000000" w:rsidR="00000000" w:rsidRPr="00000000">
              <w:rPr>
                <w:rtl w:val="0"/>
              </w:rPr>
              <w:t xml:space="preserve">Description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120" w:lineRule="auto"/>
              <w:jc w:val="both"/>
              <w:rPr/>
            </w:pPr>
            <w:r w:rsidDel="00000000" w:rsidR="00000000" w:rsidRPr="00000000">
              <w:rPr>
                <w:rtl w:val="0"/>
              </w:rPr>
              <w:t xml:space="preserve">MaTK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120" w:lineRule="auto"/>
              <w:jc w:val="both"/>
              <w:rPr/>
            </w:pPr>
            <w:r w:rsidDel="00000000" w:rsidR="00000000" w:rsidRPr="00000000">
              <w:rPr>
                <w:rtl w:val="0"/>
              </w:rPr>
              <w:t xml:space="preserve">PRIMARY KEY, IDENTITY/AUTO_INCREMENT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120" w:lineRule="auto"/>
              <w:jc w:val="both"/>
              <w:rPr/>
            </w:pPr>
            <w:r w:rsidDel="00000000" w:rsidR="00000000" w:rsidRPr="00000000">
              <w:rPr>
                <w:rtl w:val="0"/>
              </w:rPr>
              <w:t xml:space="preserve">Mã tài khoản: kiểu dữ liệu số nguyên. Ghi chú: khóa chính, tự tăng; không được phép rỗng.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120" w:lineRule="auto"/>
              <w:jc w:val="both"/>
              <w:rPr/>
            </w:pPr>
            <w:r w:rsidDel="00000000" w:rsidR="00000000" w:rsidRPr="00000000">
              <w:rPr>
                <w:rtl w:val="0"/>
              </w:rPr>
              <w:t xml:space="preserve">TenTK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120" w:lineRule="auto"/>
              <w:jc w:val="both"/>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120" w:lineRule="auto"/>
              <w:jc w:val="both"/>
              <w:rPr/>
            </w:pPr>
            <w:r w:rsidDel="00000000" w:rsidR="00000000" w:rsidRPr="00000000">
              <w:rPr>
                <w:rtl w:val="0"/>
              </w:rPr>
              <w:t xml:space="preserve">Tên tài khoản: kiểu dữ liệu chuỗi ký tự. Ghi chú: không được phép rỗng.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120" w:lineRule="auto"/>
              <w:jc w:val="both"/>
              <w:rPr/>
            </w:pPr>
            <w:r w:rsidDel="00000000" w:rsidR="00000000" w:rsidRPr="00000000">
              <w:rPr>
                <w:rtl w:val="0"/>
              </w:rPr>
              <w:t xml:space="preserve">MatKhau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120" w:lineRule="auto"/>
              <w:jc w:val="both"/>
              <w:rPr/>
            </w:pPr>
            <w:r w:rsidDel="00000000" w:rsidR="00000000" w:rsidRPr="00000000">
              <w:rPr>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120" w:lineRule="auto"/>
              <w:jc w:val="both"/>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120" w:lineRule="auto"/>
              <w:jc w:val="both"/>
              <w:rPr/>
            </w:pPr>
            <w:r w:rsidDel="00000000" w:rsidR="00000000" w:rsidRPr="00000000">
              <w:rPr>
                <w:rtl w:val="0"/>
              </w:rPr>
              <w:t xml:space="preserve">Mat khau: kiểu dữ liệu chuỗi ký tự. Ghi chú: không được phép rỗng.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120" w:lineRule="auto"/>
              <w:jc w:val="both"/>
              <w:rPr/>
            </w:pPr>
            <w:r w:rsidDel="00000000" w:rsidR="00000000" w:rsidRPr="00000000">
              <w:rPr>
                <w:rtl w:val="0"/>
              </w:rPr>
              <w:t xml:space="preserve">MaQuanLy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120" w:lineRule="auto"/>
              <w:jc w:val="both"/>
              <w:rPr/>
            </w:pPr>
            <w:r w:rsidDel="00000000" w:rsidR="00000000" w:rsidRPr="00000000">
              <w:rPr>
                <w:rtl w:val="0"/>
              </w:rPr>
              <w:t xml:space="preserve">Mã quan ly: kiểu dữ liệu số nguyên.</w:t>
            </w:r>
          </w:p>
        </w:tc>
      </w:tr>
    </w:tbl>
    <w:p w:rsidR="00000000" w:rsidDel="00000000" w:rsidP="00000000" w:rsidRDefault="00000000" w:rsidRPr="00000000" w14:paraId="0000031E">
      <w:pPr>
        <w:spacing w:after="120" w:lineRule="auto"/>
        <w:jc w:val="both"/>
        <w:rPr/>
      </w:pPr>
      <w:r w:rsidDel="00000000" w:rsidR="00000000" w:rsidRPr="00000000">
        <w:rPr>
          <w:rtl w:val="0"/>
        </w:rPr>
      </w:r>
    </w:p>
    <w:p w:rsidR="00000000" w:rsidDel="00000000" w:rsidP="00000000" w:rsidRDefault="00000000" w:rsidRPr="00000000" w14:paraId="0000031F">
      <w:pPr>
        <w:spacing w:after="12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20">
      <w:pPr>
        <w:spacing w:after="120" w:lineRule="auto"/>
        <w:jc w:val="both"/>
        <w:rPr/>
      </w:pPr>
      <w:r w:rsidDel="00000000" w:rsidR="00000000" w:rsidRPr="00000000">
        <w:rPr>
          <w:rtl w:val="0"/>
        </w:rPr>
        <w:t xml:space="preserve">BinhLuan</w:t>
      </w:r>
    </w:p>
    <w:tbl>
      <w:tblPr>
        <w:tblStyle w:val="Table40"/>
        <w:tblW w:w="10455.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710"/>
        <w:gridCol w:w="1215"/>
        <w:gridCol w:w="1890"/>
        <w:gridCol w:w="3615"/>
        <w:tblGridChange w:id="0">
          <w:tblGrid>
            <w:gridCol w:w="2025"/>
            <w:gridCol w:w="1710"/>
            <w:gridCol w:w="1215"/>
            <w:gridCol w:w="1890"/>
            <w:gridCol w:w="3615"/>
          </w:tblGrid>
        </w:tblGridChange>
      </w:tblGrid>
      <w:tr>
        <w:trPr>
          <w:cantSplit w:val="0"/>
          <w:trHeight w:val="111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120" w:lineRule="auto"/>
              <w:jc w:val="both"/>
              <w:rPr/>
            </w:pPr>
            <w:r w:rsidDel="00000000" w:rsidR="00000000" w:rsidRPr="00000000">
              <w:rPr>
                <w:rtl w:val="0"/>
              </w:rPr>
              <w:t xml:space="preserve">FieldName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120" w:lineRule="auto"/>
              <w:jc w:val="both"/>
              <w:rPr/>
            </w:pPr>
            <w:r w:rsidDel="00000000" w:rsidR="00000000" w:rsidRPr="00000000">
              <w:rPr>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120" w:lineRule="auto"/>
              <w:jc w:val="both"/>
              <w:rPr/>
            </w:pPr>
            <w:r w:rsidDel="00000000" w:rsidR="00000000" w:rsidRPr="00000000">
              <w:rPr>
                <w:rtl w:val="0"/>
              </w:rPr>
              <w:t xml:space="preserve">Data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120" w:lineRule="auto"/>
              <w:jc w:val="both"/>
              <w:rPr/>
            </w:pPr>
            <w:r w:rsidDel="00000000" w:rsidR="00000000" w:rsidRPr="00000000">
              <w:rPr>
                <w:rtl w:val="0"/>
              </w:rPr>
              <w:t xml:space="preserve">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120" w:lineRule="auto"/>
              <w:jc w:val="both"/>
              <w:rPr/>
            </w:pPr>
            <w:r w:rsidDel="00000000" w:rsidR="00000000" w:rsidRPr="00000000">
              <w:rPr>
                <w:rtl w:val="0"/>
              </w:rPr>
              <w:t xml:space="preserve">Description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120" w:lineRule="auto"/>
              <w:jc w:val="both"/>
              <w:rPr/>
            </w:pPr>
            <w:r w:rsidDel="00000000" w:rsidR="00000000" w:rsidRPr="00000000">
              <w:rPr>
                <w:rtl w:val="0"/>
              </w:rPr>
              <w:t xml:space="preserve">MaBL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120" w:lineRule="auto"/>
              <w:jc w:val="both"/>
              <w:rPr/>
            </w:pPr>
            <w:r w:rsidDel="00000000" w:rsidR="00000000" w:rsidRPr="00000000">
              <w:rPr>
                <w:rtl w:val="0"/>
              </w:rPr>
              <w:t xml:space="preserve">PRIMARY KEY, IDENTITY/AUTO_INCREMENT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120" w:lineRule="auto"/>
              <w:jc w:val="both"/>
              <w:rPr/>
            </w:pPr>
            <w:r w:rsidDel="00000000" w:rsidR="00000000" w:rsidRPr="00000000">
              <w:rPr>
                <w:rtl w:val="0"/>
              </w:rPr>
              <w:t xml:space="preserve">Mã bình luận: kiểu dữ liệu số nguyên. Ghi chú: khóa chính, tự tăng; không được phép rỗng.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120" w:lineRule="auto"/>
              <w:jc w:val="both"/>
              <w:rPr/>
            </w:pPr>
            <w:r w:rsidDel="00000000" w:rsidR="00000000" w:rsidRPr="00000000">
              <w:rPr>
                <w:rtl w:val="0"/>
              </w:rPr>
              <w:t xml:space="preserve">MaTK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120" w:lineRule="auto"/>
              <w:jc w:val="both"/>
              <w:rPr/>
            </w:pPr>
            <w:r w:rsidDel="00000000" w:rsidR="00000000" w:rsidRPr="00000000">
              <w:rPr>
                <w:rtl w:val="0"/>
              </w:rPr>
              <w:t xml:space="preserve">Mã tài khoản: kiểu dữ liệu số nguyên.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120" w:lineRule="auto"/>
              <w:jc w:val="both"/>
              <w:rPr/>
            </w:pPr>
            <w:r w:rsidDel="00000000" w:rsidR="00000000" w:rsidRPr="00000000">
              <w:rPr>
                <w:rtl w:val="0"/>
              </w:rPr>
              <w:t xml:space="preserve">MaSP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120" w:lineRule="auto"/>
              <w:jc w:val="both"/>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120" w:lineRule="auto"/>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120" w:lineRule="auto"/>
              <w:jc w:val="both"/>
              <w:rPr/>
            </w:pPr>
            <w:r w:rsidDel="00000000" w:rsidR="00000000" w:rsidRPr="00000000">
              <w:rPr>
                <w:rtl w:val="0"/>
              </w:rPr>
              <w:t xml:space="preserve">Mã sản phẩm: kiểu dữ liệu số nguyên.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120" w:lineRule="auto"/>
              <w:jc w:val="both"/>
              <w:rPr/>
            </w:pPr>
            <w:r w:rsidDel="00000000" w:rsidR="00000000" w:rsidRPr="00000000">
              <w:rPr>
                <w:rtl w:val="0"/>
              </w:rPr>
              <w:t xml:space="preserve">NgayTao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12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120" w:lineRule="auto"/>
              <w:jc w:val="both"/>
              <w:rPr/>
            </w:pPr>
            <w:r w:rsidDel="00000000" w:rsidR="00000000" w:rsidRPr="00000000">
              <w:rPr>
                <w:rtl w:val="0"/>
              </w:rPr>
              <w:t xml:space="preserve">Ngày tao: kiểu dữ liệu ngày/giờ. Ghi chú: không được phép rỗng.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120" w:lineRule="auto"/>
              <w:jc w:val="both"/>
              <w:rPr/>
            </w:pPr>
            <w:r w:rsidDel="00000000" w:rsidR="00000000" w:rsidRPr="00000000">
              <w:rPr>
                <w:rtl w:val="0"/>
              </w:rPr>
              <w:t xml:space="preserve">DiemDanhGia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120" w:lineRule="auto"/>
              <w:jc w:val="both"/>
              <w:rPr/>
            </w:pPr>
            <w:r w:rsidDel="00000000" w:rsidR="00000000" w:rsidRPr="00000000">
              <w:rPr>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120" w:lineRule="auto"/>
              <w:jc w:val="both"/>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120" w:lineRule="auto"/>
              <w:jc w:val="both"/>
              <w:rPr/>
            </w:pPr>
            <w:r w:rsidDel="00000000" w:rsidR="00000000" w:rsidRPr="00000000">
              <w:rPr>
                <w:rtl w:val="0"/>
              </w:rPr>
              <w:t xml:space="preserve">Điểm danh giá: kiểu dữ liệu số thập phân.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120" w:lineRule="auto"/>
              <w:jc w:val="both"/>
              <w:rPr/>
            </w:pPr>
            <w:r w:rsidDel="00000000" w:rsidR="00000000" w:rsidRPr="00000000">
              <w:rPr>
                <w:rtl w:val="0"/>
              </w:rPr>
              <w:t xml:space="preserv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120" w:lineRule="auto"/>
              <w:jc w:val="both"/>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120" w:lineRule="auto"/>
              <w:jc w:val="both"/>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120" w:lineRule="auto"/>
              <w:jc w:val="both"/>
              <w:rPr/>
            </w:pPr>
            <w:r w:rsidDel="00000000" w:rsidR="00000000" w:rsidRPr="00000000">
              <w:rPr>
                <w:rtl w:val="0"/>
              </w:rPr>
              <w:t xml:space="preserve">Nội dung: kiểu dữ liệu chuỗi ký tự. Ghi chú: không được phép rỗng.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120" w:lineRule="auto"/>
              <w:jc w:val="both"/>
              <w:rPr/>
            </w:pPr>
            <w:r w:rsidDel="00000000" w:rsidR="00000000" w:rsidRPr="00000000">
              <w:rPr>
                <w:rtl w:val="0"/>
              </w:rPr>
              <w:t xml:space="preserve">TrangThaiBL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120" w:lineRule="auto"/>
              <w:jc w:val="both"/>
              <w:rPr/>
            </w:pPr>
            <w:r w:rsidDel="00000000" w:rsidR="00000000" w:rsidRPr="00000000">
              <w:rPr>
                <w:rtl w:val="0"/>
              </w:rPr>
              <w:t xml:space="preserve">[NVARCHAR]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12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120" w:lineRule="auto"/>
              <w:jc w:val="both"/>
              <w:rPr/>
            </w:pPr>
            <w:r w:rsidDel="00000000" w:rsidR="00000000" w:rsidRPr="00000000">
              <w:rPr>
                <w:rtl w:val="0"/>
              </w:rPr>
              <w:t xml:space="preserve">Trang thai bình luận: kiểu dữ liệu chuỗi ký tự.</w:t>
            </w:r>
          </w:p>
        </w:tc>
      </w:tr>
    </w:tbl>
    <w:p w:rsidR="00000000" w:rsidDel="00000000" w:rsidP="00000000" w:rsidRDefault="00000000" w:rsidRPr="00000000" w14:paraId="00000349">
      <w:pPr>
        <w:spacing w:after="120" w:lineRule="auto"/>
        <w:jc w:val="both"/>
        <w:rPr/>
      </w:pPr>
      <w:r w:rsidDel="00000000" w:rsidR="00000000" w:rsidRPr="00000000">
        <w:rPr>
          <w:rtl w:val="0"/>
        </w:rPr>
      </w:r>
    </w:p>
    <w:p w:rsidR="00000000" w:rsidDel="00000000" w:rsidP="00000000" w:rsidRDefault="00000000" w:rsidRPr="00000000" w14:paraId="0000034A">
      <w:pPr>
        <w:spacing w:after="120" w:lineRule="auto"/>
        <w:jc w:val="both"/>
        <w:rPr/>
        <w:sectPr>
          <w:type w:val="nextPage"/>
          <w:pgSz w:h="16834" w:w="11909" w:orient="portrait"/>
          <w:pgMar w:bottom="1440" w:top="1440" w:left="1584" w:right="1440" w:header="720" w:footer="864"/>
        </w:sectPr>
      </w:pPr>
      <w:r w:rsidDel="00000000" w:rsidR="00000000" w:rsidRPr="00000000">
        <w:rPr>
          <w:rtl w:val="0"/>
        </w:rPr>
      </w:r>
    </w:p>
    <w:p w:rsidR="00000000" w:rsidDel="00000000" w:rsidP="00000000" w:rsidRDefault="00000000" w:rsidRPr="00000000" w14:paraId="0000034B">
      <w:pPr>
        <w:spacing w:after="120" w:lineRule="auto"/>
        <w:jc w:val="both"/>
        <w:rPr>
          <w:vertAlign w:val="baseline"/>
        </w:rPr>
      </w:pPr>
      <w:r w:rsidDel="00000000" w:rsidR="00000000" w:rsidRPr="00000000">
        <w:rPr>
          <w:vertAlign w:val="baseline"/>
          <w:rtl w:val="0"/>
        </w:rPr>
        <w:t xml:space="preserve">&lt;Sơ đồ quan hệ giữa các bảng&gt;</w:t>
      </w:r>
    </w:p>
    <w:p w:rsidR="00000000" w:rsidDel="00000000" w:rsidP="00000000" w:rsidRDefault="00000000" w:rsidRPr="00000000" w14:paraId="0000034C">
      <w:pPr>
        <w:spacing w:after="120" w:lineRule="auto"/>
        <w:jc w:val="both"/>
        <w:rPr/>
      </w:pPr>
      <w:bookmarkStart w:colFirst="0" w:colLast="0" w:name="_8mv4q9jw0q3j" w:id="30"/>
      <w:bookmarkEnd w:id="30"/>
      <w:r w:rsidDel="00000000" w:rsidR="00000000" w:rsidRPr="00000000">
        <w:rPr/>
        <w:drawing>
          <wp:inline distB="114300" distT="114300" distL="114300" distR="114300">
            <wp:extent cx="5639760" cy="45466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3976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pStyle w:val="Heading2"/>
        <w:spacing w:after="120" w:before="0" w:lineRule="auto"/>
        <w:ind w:left="720" w:firstLine="0"/>
        <w:jc w:val="both"/>
        <w:rPr>
          <w:rFonts w:ascii="Times New Roman" w:cs="Times New Roman" w:eastAsia="Times New Roman" w:hAnsi="Times New Roman"/>
          <w:b w:val="1"/>
          <w:i w:val="1"/>
          <w:vertAlign w:val="baseline"/>
        </w:rPr>
      </w:pPr>
      <w:r w:rsidDel="00000000" w:rsidR="00000000" w:rsidRPr="00000000">
        <w:rPr>
          <w:rFonts w:ascii="Times New Roman" w:cs="Times New Roman" w:eastAsia="Times New Roman" w:hAnsi="Times New Roman"/>
          <w:b w:val="1"/>
          <w:i w:val="1"/>
          <w:vertAlign w:val="baseline"/>
          <w:rtl w:val="0"/>
        </w:rPr>
        <w:t xml:space="preserve">Sitemap</w:t>
      </w:r>
    </w:p>
    <w:p w:rsidR="00000000" w:rsidDel="00000000" w:rsidP="00000000" w:rsidRDefault="00000000" w:rsidRPr="00000000" w14:paraId="0000034E">
      <w:pPr>
        <w:rPr>
          <w:vertAlign w:val="baseline"/>
        </w:rPr>
      </w:pPr>
      <w:r w:rsidDel="00000000" w:rsidR="00000000" w:rsidRPr="00000000">
        <w:rPr>
          <w:rtl w:val="0"/>
        </w:rPr>
        <w:t xml:space="preserve">Khách hàng vãng lai:</w:t>
      </w:r>
      <w:r w:rsidDel="00000000" w:rsidR="00000000" w:rsidRPr="00000000">
        <w:rPr>
          <w:rtl w:val="0"/>
        </w:rPr>
      </w:r>
    </w:p>
    <w:p w:rsidR="00000000" w:rsidDel="00000000" w:rsidP="00000000" w:rsidRDefault="00000000" w:rsidRPr="00000000" w14:paraId="0000034F">
      <w:pPr>
        <w:rPr/>
        <w:sectPr>
          <w:type w:val="nextPage"/>
          <w:pgSz w:h="16834" w:w="11909" w:orient="portrait"/>
          <w:pgMar w:bottom="1440" w:top="1440" w:left="1584" w:right="1440" w:header="720" w:footer="864"/>
        </w:sectPr>
      </w:pPr>
      <w:r w:rsidDel="00000000" w:rsidR="00000000" w:rsidRPr="00000000">
        <w:rPr/>
        <w:drawing>
          <wp:inline distB="114300" distT="114300" distL="114300" distR="114300">
            <wp:extent cx="5639760" cy="19939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3976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Khách hàng là thành viên: </w:t>
      </w:r>
    </w:p>
    <w:p w:rsidR="00000000" w:rsidDel="00000000" w:rsidP="00000000" w:rsidRDefault="00000000" w:rsidRPr="00000000" w14:paraId="00000351">
      <w:pPr>
        <w:rPr/>
      </w:pPr>
      <w:r w:rsidDel="00000000" w:rsidR="00000000" w:rsidRPr="00000000">
        <w:rPr/>
        <w:drawing>
          <wp:inline distB="114300" distT="114300" distL="114300" distR="114300">
            <wp:extent cx="5639760" cy="41402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63976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Admin:</w:t>
      </w:r>
    </w:p>
    <w:p w:rsidR="00000000" w:rsidDel="00000000" w:rsidP="00000000" w:rsidRDefault="00000000" w:rsidRPr="00000000" w14:paraId="00000354">
      <w:pPr>
        <w:rPr/>
      </w:pPr>
      <w:r w:rsidDel="00000000" w:rsidR="00000000" w:rsidRPr="00000000">
        <w:rPr/>
        <w:drawing>
          <wp:inline distB="114300" distT="114300" distL="114300" distR="114300">
            <wp:extent cx="5639760" cy="2235200"/>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3976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after="120" w:lineRule="auto"/>
        <w:jc w:val="both"/>
        <w:rPr>
          <w:vertAlign w:val="baseline"/>
        </w:rPr>
      </w:pPr>
      <w:bookmarkStart w:colFirst="0" w:colLast="0" w:name="_cst2rbyn6ukn" w:id="31"/>
      <w:bookmarkEnd w:id="31"/>
      <w:r w:rsidDel="00000000" w:rsidR="00000000" w:rsidRPr="00000000">
        <w:rPr>
          <w:vertAlign w:val="baseline"/>
          <w:rtl w:val="0"/>
        </w:rPr>
        <w:t xml:space="preserve">&lt;Thiết kế sơ bộ giao diện tổng quát: trang chủ, liên kết với các trang trong ra sao&gt;</w:t>
      </w:r>
    </w:p>
    <w:p w:rsidR="00000000" w:rsidDel="00000000" w:rsidP="00000000" w:rsidRDefault="00000000" w:rsidRPr="00000000" w14:paraId="00000356">
      <w:pPr>
        <w:pStyle w:val="Heading2"/>
        <w:spacing w:after="120" w:before="0" w:lineRule="auto"/>
        <w:ind w:left="72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Algorithms</w:t>
      </w:r>
      <w:r w:rsidDel="00000000" w:rsidR="00000000" w:rsidRPr="00000000">
        <w:rPr>
          <w:rtl w:val="0"/>
        </w:rPr>
      </w:r>
    </w:p>
    <w:p w:rsidR="00000000" w:rsidDel="00000000" w:rsidP="00000000" w:rsidRDefault="00000000" w:rsidRPr="00000000" w14:paraId="00000357">
      <w:pPr>
        <w:spacing w:after="120" w:line="288" w:lineRule="auto"/>
        <w:jc w:val="both"/>
        <w:rPr>
          <w:vertAlign w:val="baseline"/>
        </w:rPr>
      </w:pPr>
      <w:bookmarkStart w:colFirst="0" w:colLast="0" w:name="_8b00vcwbzo6x" w:id="32"/>
      <w:bookmarkEnd w:id="32"/>
      <w:r w:rsidDel="00000000" w:rsidR="00000000" w:rsidRPr="00000000">
        <w:rPr>
          <w:vertAlign w:val="baseline"/>
          <w:rtl w:val="0"/>
        </w:rPr>
        <w:t xml:space="preserve">&lt;Mô tả hoạt động của những chức năng quan trọng nhất bằng flowchart&gt;</w:t>
      </w:r>
    </w:p>
    <w:p w:rsidR="00000000" w:rsidDel="00000000" w:rsidP="00000000" w:rsidRDefault="00000000" w:rsidRPr="00000000" w14:paraId="00000358">
      <w:pPr>
        <w:spacing w:after="120" w:line="288" w:lineRule="auto"/>
        <w:jc w:val="both"/>
        <w:rPr>
          <w:ins w:author="Tùng Dươngg" w:id="2" w:date="2025-11-01T05:43:58Z"/>
          <w:rPrChange w:author="Tùng Dươngg" w:id="3" w:date="2025-11-01T05:43:58Z">
            <w:rPr>
              <w:vertAlign w:val="baseline"/>
            </w:rPr>
          </w:rPrChange>
        </w:rPr>
      </w:pPr>
      <w:r w:rsidDel="00000000" w:rsidR="00000000" w:rsidRPr="00000000">
        <w:br w:type="page"/>
      </w:r>
      <w:ins w:author="Tùng Dươngg" w:id="2" w:date="2025-11-01T05:43:58Z">
        <w:bookmarkStart w:colFirst="0" w:colLast="0" w:name="_8b00vcwbzo6x" w:id="32"/>
        <w:bookmarkEnd w:id="32"/>
        <w:r w:rsidDel="00000000" w:rsidR="00000000" w:rsidRPr="00000000">
          <w:rPr>
            <w:vertAlign w:val="baseline"/>
          </w:rPr>
          <w:drawing>
            <wp:inline distB="114300" distT="114300" distL="114300" distR="114300">
              <wp:extent cx="2256473" cy="3032135"/>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256473" cy="3032135"/>
                      </a:xfrm>
                      <a:prstGeom prst="rect"/>
                      <a:ln/>
                    </pic:spPr>
                  </pic:pic>
                </a:graphicData>
              </a:graphic>
            </wp:inline>
          </w:drawing>
        </w:r>
        <w:r w:rsidDel="00000000" w:rsidR="00000000" w:rsidRPr="00000000">
          <w:rPr>
            <w:vertAlign w:val="baseline"/>
            <w:rtl w:val="0"/>
          </w:rPr>
          <w:t xml:space="preserve">              </w:t>
        </w:r>
        <w:r w:rsidDel="00000000" w:rsidR="00000000" w:rsidRPr="00000000">
          <w:rPr>
            <w:rPrChange w:author="Tùng Dươngg" w:id="3" w:date="2025-11-01T05:43:58Z">
              <w:rPr>
                <w:vertAlign w:val="baseline"/>
              </w:rPr>
            </w:rPrChange>
          </w:rPr>
          <w:drawing>
            <wp:inline distB="114300" distT="114300" distL="114300" distR="114300">
              <wp:extent cx="2275523" cy="3050811"/>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275523" cy="3050811"/>
                      </a:xfrm>
                      <a:prstGeom prst="rect"/>
                      <a:ln/>
                    </pic:spPr>
                  </pic:pic>
                </a:graphicData>
              </a:graphic>
            </wp:inline>
          </w:drawing>
        </w:r>
        <w:r w:rsidDel="00000000" w:rsidR="00000000" w:rsidRPr="00000000">
          <w:rPr>
            <w:rtl w:val="0"/>
          </w:rPr>
        </w:r>
      </w:ins>
    </w:p>
    <w:p w:rsidR="00000000" w:rsidDel="00000000" w:rsidP="00000000" w:rsidRDefault="00000000" w:rsidRPr="00000000" w14:paraId="00000359">
      <w:pPr>
        <w:spacing w:after="120" w:line="288" w:lineRule="auto"/>
        <w:jc w:val="both"/>
        <w:rPr>
          <w:ins w:author="Tùng Dươngg" w:id="2" w:date="2025-11-01T05:43:58Z"/>
          <w:rPrChange w:author="Tùng Dươngg" w:id="3" w:date="2025-11-01T05:43:58Z">
            <w:rPr>
              <w:vertAlign w:val="baseline"/>
            </w:rPr>
          </w:rPrChange>
        </w:rPr>
      </w:pPr>
      <w:ins w:author="Tùng Dươngg" w:id="2" w:date="2025-11-01T05:43:58Z">
        <w:bookmarkStart w:colFirst="0" w:colLast="0" w:name="_ij9szzq5l6ik" w:id="33"/>
        <w:bookmarkEnd w:id="33"/>
        <w:r w:rsidDel="00000000" w:rsidR="00000000" w:rsidRPr="00000000">
          <w:rPr>
            <w:rtl w:val="0"/>
            <w:rPrChange w:author="Tùng Dươngg" w:id="3" w:date="2025-11-01T05:43:58Z">
              <w:rPr>
                <w:vertAlign w:val="baseline"/>
              </w:rPr>
            </w:rPrChange>
          </w:rPr>
          <w:t xml:space="preserve">Quản </w:t>
        </w:r>
        <w:r w:rsidDel="00000000" w:rsidR="00000000" w:rsidRPr="00000000">
          <w:rPr>
            <w:rtl w:val="0"/>
            <w:rPrChange w:author="Tùng Dươngg" w:id="3" w:date="2025-11-01T05:43:58Z">
              <w:rPr>
                <w:vertAlign w:val="baseline"/>
              </w:rPr>
            </w:rPrChange>
          </w:rPr>
          <w:t xml:space="preserve">lí</w:t>
        </w:r>
        <w:r w:rsidDel="00000000" w:rsidR="00000000" w:rsidRPr="00000000">
          <w:rPr>
            <w:rtl w:val="0"/>
            <w:rPrChange w:author="Tùng Dươngg" w:id="3" w:date="2025-11-01T05:43:58Z">
              <w:rPr>
                <w:vertAlign w:val="baseline"/>
              </w:rPr>
            </w:rPrChange>
          </w:rPr>
          <w:t xml:space="preserve"> loại sản phẩm(admin)                       Đăng ký, đăng nhập(khách)</w:t>
        </w:r>
        <w:r w:rsidDel="00000000" w:rsidR="00000000" w:rsidRPr="00000000">
          <w:rPr>
            <w:rtl w:val="0"/>
          </w:rPr>
        </w:r>
      </w:ins>
    </w:p>
    <w:p w:rsidR="00000000" w:rsidDel="00000000" w:rsidP="00000000" w:rsidRDefault="00000000" w:rsidRPr="00000000" w14:paraId="0000035A">
      <w:pPr>
        <w:spacing w:after="120" w:line="288" w:lineRule="auto"/>
        <w:jc w:val="both"/>
        <w:rPr>
          <w:ins w:author="Tùng Dươngg" w:id="4" w:date="2025-11-01T05:44:27Z"/>
          <w:b w:val="0"/>
          <w:rPrChange w:author="Tùng Dươngg" w:id="5" w:date="2025-11-01T05:44:27Z">
            <w:rPr>
              <w:vertAlign w:val="baseline"/>
            </w:rPr>
          </w:rPrChange>
        </w:rPr>
      </w:pPr>
      <w:r w:rsidDel="00000000" w:rsidR="00000000" w:rsidRPr="00000000">
        <w:rPr>
          <w:vertAlign w:val="baseline"/>
          <w:rtl w:val="0"/>
        </w:rPr>
        <w:tab/>
      </w:r>
      <w:ins w:author="Tùng Dươngg" w:id="4" w:date="2025-11-01T05:44:27Z">
        <w:bookmarkStart w:colFirst="0" w:colLast="0" w:name="_ij9szzq5l6ik" w:id="33"/>
        <w:bookmarkEnd w:id="33"/>
        <w:r w:rsidDel="00000000" w:rsidR="00000000" w:rsidRPr="00000000">
          <w:rPr>
            <w:vertAlign w:val="baseline"/>
            <w:rtl w:val="0"/>
          </w:rPr>
          <w:t xml:space="preserve">     </w:t>
        </w:r>
        <w:r w:rsidDel="00000000" w:rsidR="00000000" w:rsidRPr="00000000">
          <w:rPr>
            <w:rtl w:val="0"/>
            <w:rPrChange w:author="Tùng Dươngg" w:id="5" w:date="2025-11-01T05:44:27Z">
              <w:rPr>
                <w:vertAlign w:val="baseline"/>
              </w:rPr>
            </w:rPrChange>
          </w:rPr>
          <w:t xml:space="preserve">                  </w:t>
        </w:r>
        <w:r w:rsidDel="00000000" w:rsidR="00000000" w:rsidRPr="00000000">
          <w:rPr>
            <w:rPrChange w:author="Tùng Dươngg" w:id="5" w:date="2025-11-01T05:44:27Z">
              <w:rPr>
                <w:vertAlign w:val="baseline"/>
              </w:rPr>
            </w:rPrChange>
          </w:rPr>
          <w:drawing>
            <wp:inline distB="114300" distT="114300" distL="114300" distR="114300">
              <wp:extent cx="2255468" cy="2984004"/>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255468" cy="2984004"/>
                      </a:xfrm>
                      <a:prstGeom prst="rect"/>
                      <a:ln/>
                    </pic:spPr>
                  </pic:pic>
                </a:graphicData>
              </a:graphic>
            </wp:inline>
          </w:drawing>
        </w:r>
        <w:r w:rsidDel="00000000" w:rsidR="00000000" w:rsidRPr="00000000">
          <w:rPr>
            <w:b w:val="0"/>
            <w:rtl w:val="0"/>
            <w:rPrChange w:author="Tùng Dươngg" w:id="5" w:date="2025-11-01T05:44:27Z">
              <w:rPr>
                <w:vertAlign w:val="baseline"/>
              </w:rPr>
            </w:rPrChange>
          </w:rPr>
          <w:t xml:space="preserve">  </w:t>
        </w:r>
        <w:r w:rsidDel="00000000" w:rsidR="00000000" w:rsidRPr="00000000">
          <w:rPr>
            <w:b w:val="0"/>
            <w:rtl w:val="0"/>
            <w:rPrChange w:author="Tùng Dươngg" w:id="5" w:date="2025-11-01T05:44:27Z">
              <w:rPr>
                <w:vertAlign w:val="baseline"/>
              </w:rPr>
            </w:rPrChange>
          </w:rPr>
          <w:t xml:space="preserve"> </w:t>
        </w:r>
      </w:ins>
    </w:p>
    <w:p w:rsidR="00000000" w:rsidDel="00000000" w:rsidP="00000000" w:rsidRDefault="00000000" w:rsidRPr="00000000" w14:paraId="0000035B">
      <w:pPr>
        <w:spacing w:after="120" w:line="288" w:lineRule="auto"/>
        <w:jc w:val="both"/>
        <w:rPr>
          <w:ins w:author="Tùng Dươngg" w:id="4" w:date="2025-11-01T05:44:27Z"/>
          <w:b w:val="0"/>
          <w:sz w:val="16"/>
          <w:szCs w:val="16"/>
          <w:rPrChange w:author="Tùng Dươngg" w:id="5" w:date="2025-11-01T05:44:27Z">
            <w:rPr>
              <w:vertAlign w:val="baseline"/>
            </w:rPr>
          </w:rPrChange>
        </w:rPr>
      </w:pPr>
      <w:ins w:author="Tùng Dươngg" w:id="4" w:date="2025-11-01T05:44:27Z">
        <w:bookmarkStart w:colFirst="0" w:colLast="0" w:name="_pi3n62ibfm1s" w:id="34"/>
        <w:bookmarkEnd w:id="34"/>
        <w:r w:rsidDel="00000000" w:rsidR="00000000" w:rsidRPr="00000000">
          <w:rPr>
            <w:b w:val="0"/>
            <w:rtl w:val="0"/>
            <w:rPrChange w:author="Tùng Dươngg" w:id="5" w:date="2025-11-01T05:44:27Z">
              <w:rPr>
                <w:vertAlign w:val="baseline"/>
              </w:rPr>
            </w:rPrChange>
          </w:rPr>
          <w:t xml:space="preserve">                                           Đặt hàng(khách)      </w:t>
        </w:r>
        <w:r w:rsidDel="00000000" w:rsidR="00000000" w:rsidRPr="00000000">
          <w:rPr>
            <w:rtl w:val="0"/>
          </w:rPr>
        </w:r>
      </w:ins>
    </w:p>
    <w:p w:rsidR="00000000" w:rsidDel="00000000" w:rsidP="00000000" w:rsidRDefault="00000000" w:rsidRPr="00000000" w14:paraId="0000035C">
      <w:pPr>
        <w:pStyle w:val="Heading1"/>
        <w:spacing w:after="120" w:line="288" w:lineRule="auto"/>
        <w:ind w:left="360" w:firstLine="0"/>
        <w:rPr>
          <w:sz w:val="32"/>
          <w:szCs w:val="32"/>
          <w:vertAlign w:val="baseline"/>
        </w:rPr>
      </w:pPr>
      <w:r w:rsidDel="00000000" w:rsidR="00000000" w:rsidRPr="00000000">
        <w:rPr>
          <w:b w:val="1"/>
          <w:sz w:val="32"/>
          <w:szCs w:val="32"/>
          <w:vertAlign w:val="baseline"/>
          <w:rtl w:val="0"/>
        </w:rPr>
        <w:t xml:space="preserve">Task Sheet</w:t>
      </w:r>
      <w:r w:rsidDel="00000000" w:rsidR="00000000" w:rsidRPr="00000000">
        <w:rPr>
          <w:rtl w:val="0"/>
        </w:rPr>
      </w:r>
    </w:p>
    <w:p w:rsidR="00000000" w:rsidDel="00000000" w:rsidP="00000000" w:rsidRDefault="00000000" w:rsidRPr="00000000" w14:paraId="0000035D">
      <w:pPr>
        <w:spacing w:after="120" w:lineRule="auto"/>
        <w:jc w:val="both"/>
        <w:rPr>
          <w:vertAlign w:val="baseline"/>
        </w:rPr>
      </w:pPr>
      <w:bookmarkStart w:colFirst="0" w:colLast="0" w:name="_gkg5ajcxagyl" w:id="35"/>
      <w:bookmarkEnd w:id="35"/>
      <w:r w:rsidDel="00000000" w:rsidR="00000000" w:rsidRPr="00000000">
        <w:rPr>
          <w:vertAlign w:val="baseline"/>
          <w:rtl w:val="0"/>
        </w:rPr>
        <w:t xml:space="preserve">&lt;Liệt kê các công việc cần thực hiện trong đó chỉ rõ sự phân công trách nhiệm và thời gian bắt đầu, hoàn thành, tham khảo cuốn Project Guide đã được phát&gt;</w:t>
      </w:r>
    </w:p>
    <w:p w:rsidR="00000000" w:rsidDel="00000000" w:rsidP="00000000" w:rsidRDefault="00000000" w:rsidRPr="00000000" w14:paraId="0000035E">
      <w:pPr>
        <w:pStyle w:val="Heading1"/>
        <w:numPr>
          <w:ilvl w:val="0"/>
          <w:numId w:val="7"/>
        </w:numPr>
        <w:spacing w:after="120" w:line="288" w:lineRule="auto"/>
        <w:ind w:left="360" w:hanging="360"/>
        <w:rPr>
          <w:sz w:val="32"/>
          <w:szCs w:val="32"/>
        </w:rPr>
      </w:pPr>
      <w:bookmarkStart w:colFirst="0" w:colLast="0" w:name="_5wqwa02hmare" w:id="36"/>
      <w:bookmarkEnd w:id="36"/>
      <w:r w:rsidDel="00000000" w:rsidR="00000000" w:rsidRPr="00000000">
        <w:br w:type="page"/>
      </w:r>
      <w:r w:rsidDel="00000000" w:rsidR="00000000" w:rsidRPr="00000000">
        <w:rPr>
          <w:b w:val="1"/>
          <w:sz w:val="32"/>
          <w:szCs w:val="32"/>
          <w:vertAlign w:val="baseline"/>
          <w:rtl w:val="0"/>
        </w:rPr>
        <w:t xml:space="preserve">Checklists</w:t>
      </w:r>
      <w:r w:rsidDel="00000000" w:rsidR="00000000" w:rsidRPr="00000000">
        <w:rPr>
          <w:rtl w:val="0"/>
        </w:rPr>
      </w:r>
    </w:p>
    <w:p w:rsidR="00000000" w:rsidDel="00000000" w:rsidP="00000000" w:rsidRDefault="00000000" w:rsidRPr="00000000" w14:paraId="0000035F">
      <w:pPr>
        <w:pStyle w:val="Heading2"/>
        <w:numPr>
          <w:ilvl w:val="1"/>
          <w:numId w:val="7"/>
        </w:numPr>
        <w:spacing w:after="120" w:before="0" w:lineRule="auto"/>
        <w:ind w:left="0" w:firstLine="0"/>
        <w:jc w:val="both"/>
        <w:rPr>
          <w:rFonts w:ascii="Times New Roman" w:cs="Times New Roman" w:eastAsia="Times New Roman" w:hAnsi="Times New Roman"/>
        </w:rPr>
      </w:pPr>
      <w:bookmarkStart w:colFirst="0" w:colLast="0" w:name="_31w24lapc54s" w:id="37"/>
      <w:bookmarkEnd w:id="37"/>
      <w:r w:rsidDel="00000000" w:rsidR="00000000" w:rsidRPr="00000000">
        <w:rPr>
          <w:rFonts w:ascii="Times New Roman" w:cs="Times New Roman" w:eastAsia="Times New Roman" w:hAnsi="Times New Roman"/>
          <w:b w:val="1"/>
          <w:i w:val="1"/>
          <w:vertAlign w:val="baseline"/>
          <w:rtl w:val="0"/>
        </w:rPr>
        <w:t xml:space="preserve">Check List of Validation</w:t>
      </w:r>
      <w:r w:rsidDel="00000000" w:rsidR="00000000" w:rsidRPr="00000000">
        <w:rPr>
          <w:rtl w:val="0"/>
        </w:rPr>
      </w:r>
    </w:p>
    <w:p w:rsidR="00000000" w:rsidDel="00000000" w:rsidP="00000000" w:rsidRDefault="00000000" w:rsidRPr="00000000" w14:paraId="00000360">
      <w:pPr>
        <w:spacing w:after="120" w:lineRule="auto"/>
        <w:jc w:val="both"/>
        <w:rPr>
          <w:vertAlign w:val="baseline"/>
        </w:rPr>
      </w:pPr>
      <w:bookmarkStart w:colFirst="0" w:colLast="0" w:name="_8v9k6dfvcwet" w:id="38"/>
      <w:bookmarkEnd w:id="38"/>
      <w:r w:rsidDel="00000000" w:rsidR="00000000" w:rsidRPr="00000000">
        <w:rPr>
          <w:vertAlign w:val="baseline"/>
          <w:rtl w:val="0"/>
        </w:rPr>
        <w:t xml:space="preserve">&lt;Các kiểm tra điều kiện hoạt động của hệ thống, đây là các kiểm tra của người phát triển sản phẩm dựa trên các ràng buộc thiết kế: Dữ liệu thao tác có đúng ràng buộc không,...&gt;</w:t>
      </w:r>
    </w:p>
    <w:p w:rsidR="00000000" w:rsidDel="00000000" w:rsidP="00000000" w:rsidRDefault="00000000" w:rsidRPr="00000000" w14:paraId="00000361">
      <w:pPr>
        <w:pStyle w:val="Heading2"/>
        <w:numPr>
          <w:ilvl w:val="1"/>
          <w:numId w:val="7"/>
        </w:numPr>
        <w:spacing w:after="120" w:before="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vertAlign w:val="baseline"/>
          <w:rtl w:val="0"/>
        </w:rPr>
        <w:t xml:space="preserve">Submission Checklist</w:t>
      </w:r>
      <w:r w:rsidDel="00000000" w:rsidR="00000000" w:rsidRPr="00000000">
        <w:rPr>
          <w:rtl w:val="0"/>
        </w:rPr>
      </w:r>
    </w:p>
    <w:p w:rsidR="00000000" w:rsidDel="00000000" w:rsidP="00000000" w:rsidRDefault="00000000" w:rsidRPr="00000000" w14:paraId="00000362">
      <w:pPr>
        <w:spacing w:after="120" w:lineRule="auto"/>
        <w:jc w:val="both"/>
        <w:rPr>
          <w:vertAlign w:val="baseline"/>
        </w:rPr>
      </w:pPr>
      <w:r w:rsidDel="00000000" w:rsidR="00000000" w:rsidRPr="00000000">
        <w:rPr>
          <w:vertAlign w:val="baseline"/>
          <w:rtl w:val="0"/>
        </w:rPr>
        <w:t xml:space="preserve">&lt;Các kiểm tra của người sử dụng hệ thống: Link có hoạt động hay không, dữ liệu vào sai có bị nhắc nhở không,...&gt;</w:t>
      </w:r>
    </w:p>
    <w:p w:rsidR="00000000" w:rsidDel="00000000" w:rsidP="00000000" w:rsidRDefault="00000000" w:rsidRPr="00000000" w14:paraId="00000363">
      <w:pPr>
        <w:spacing w:after="120" w:lineRule="auto"/>
        <w:jc w:val="both"/>
        <w:rPr>
          <w:vertAlign w:val="baseline"/>
        </w:rPr>
      </w:pPr>
      <w:r w:rsidDel="00000000" w:rsidR="00000000" w:rsidRPr="00000000">
        <w:rPr>
          <w:rtl w:val="0"/>
        </w:rPr>
      </w:r>
    </w:p>
    <w:sectPr>
      <w:type w:val="nextPage"/>
      <w:pgSz w:h="16834" w:w="11909" w:orient="portrait"/>
      <w:pgMar w:bottom="1440" w:top="1440" w:left="1584" w:right="1440" w:header="720" w:footer="86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820"/>
      </w:tabs>
      <w:spacing w:after="0" w:before="0" w:line="240" w:lineRule="auto"/>
      <w:ind w:left="0" w:right="65" w:firstLine="0"/>
      <w:jc w:val="left"/>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2"/>
        <w:szCs w:val="22"/>
        <w:u w:val="none"/>
        <w:shd w:fill="auto" w:val="clear"/>
        <w:vertAlign w:val="baseline"/>
        <w:rtl w:val="0"/>
      </w:rPr>
      <w:t xml:space="preserve">&lt;Project Name&gt;</w:t>
    </w: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ab/>
      <w:t xml:space="preserve">Page </w:t>
    </w: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-55244</wp:posOffset>
              </wp:positionV>
              <wp:extent cx="5829300" cy="38100"/>
              <wp:effectExtent b="0" l="0" r="0" t="0"/>
              <wp:wrapNone/>
              <wp:docPr id="1" name=""/>
              <a:graphic>
                <a:graphicData uri="http://schemas.microsoft.com/office/word/2010/wordprocessingShape">
                  <wps:wsp>
                    <wps:cNvCnPr/>
                    <wps:spPr>
                      <a:xfrm>
                        <a:off x="2431350" y="3780000"/>
                        <a:ext cx="5829300" cy="0"/>
                      </a:xfrm>
                      <a:prstGeom prst="straightConnector1">
                        <a:avLst/>
                      </a:prstGeom>
                      <a:noFill/>
                      <a:ln cap="flat" cmpd="sng" w="38100">
                        <a:solidFill>
                          <a:srgbClr val="036EBF"/>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-55244</wp:posOffset>
              </wp:positionV>
              <wp:extent cx="5829300" cy="381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829300" cy="381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820"/>
      </w:tabs>
      <w:spacing w:after="0" w:before="0" w:line="240" w:lineRule="auto"/>
      <w:ind w:left="0" w:right="0" w:firstLine="0"/>
      <w:jc w:val="left"/>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Software engineering department</w:t>
      <w:tab/>
      <w:t xml:space="preserve">&lt;Lớp 68PM12&gt;&lt;Nhóm 19&gt;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209550</wp:posOffset>
              </wp:positionV>
              <wp:extent cx="5829300" cy="38100"/>
              <wp:effectExtent b="0" l="0" r="0" t="0"/>
              <wp:wrapNone/>
              <wp:docPr id="2" name=""/>
              <a:graphic>
                <a:graphicData uri="http://schemas.microsoft.com/office/word/2010/wordprocessingShape">
                  <wps:wsp>
                    <wps:cNvCnPr/>
                    <wps:spPr>
                      <a:xfrm>
                        <a:off x="2431350" y="3780000"/>
                        <a:ext cx="5829300" cy="0"/>
                      </a:xfrm>
                      <a:prstGeom prst="straightConnector1">
                        <a:avLst/>
                      </a:prstGeom>
                      <a:noFill/>
                      <a:ln cap="flat" cmpd="sng" w="38100">
                        <a:solidFill>
                          <a:srgbClr val="036EBF"/>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209550</wp:posOffset>
              </wp:positionV>
              <wp:extent cx="5829300" cy="3810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829300"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2.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360" w:hanging="36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2.%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b w:val="1"/>
      <w:sz w:val="24"/>
      <w:szCs w:val="24"/>
      <w:vertAlign w:val="baseline"/>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pPr>
    <w:rPr>
      <w:rFonts w:ascii="Arial" w:cs="Arial" w:eastAsia="Arial" w:hAnsi="Arial"/>
      <w:b w:val="1"/>
      <w:sz w:val="26"/>
      <w:szCs w:val="26"/>
      <w:vertAlign w:val="baseline"/>
    </w:rPr>
  </w:style>
  <w:style w:type="paragraph" w:styleId="Heading4">
    <w:name w:val="heading 4"/>
    <w:basedOn w:val="Normal"/>
    <w:next w:val="Normal"/>
    <w:pPr>
      <w:keepNext w:val="1"/>
      <w:spacing w:after="60" w:before="240" w:lineRule="auto"/>
    </w:pPr>
    <w:rPr>
      <w:b w:val="1"/>
      <w:sz w:val="28"/>
      <w:szCs w:val="28"/>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9.png"/><Relationship Id="rId14"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